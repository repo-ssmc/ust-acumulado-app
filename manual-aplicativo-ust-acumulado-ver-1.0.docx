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17C1" w14:textId="77777777" w:rsidR="00774BFF" w:rsidRDefault="00774BFF"/>
    <w:sdt>
      <w:sdtPr>
        <w:id w:val="146431172"/>
        <w:docPartObj>
          <w:docPartGallery w:val="Cover Pages"/>
          <w:docPartUnique/>
        </w:docPartObj>
      </w:sdtPr>
      <w:sdtContent>
        <w:p w14:paraId="2E1A0DCF" w14:textId="2C58E0D7" w:rsidR="00281CA1" w:rsidRPr="00A21257" w:rsidRDefault="006A4850">
          <w:r>
            <w:rPr>
              <w:noProof/>
              <w:lang w:val="es-CL" w:eastAsia="es-CL" w:bidi="ar-SA"/>
            </w:rPr>
            <mc:AlternateContent>
              <mc:Choice Requires="wpg">
                <w:drawing>
                  <wp:anchor distT="0" distB="0" distL="114300" distR="114300" simplePos="0" relativeHeight="251660288" behindDoc="0" locked="0" layoutInCell="0" allowOverlap="1" wp14:anchorId="61BA2FB9" wp14:editId="68B67371">
                    <wp:simplePos x="0" y="0"/>
                    <wp:positionH relativeFrom="page">
                      <wp:posOffset>0</wp:posOffset>
                    </wp:positionH>
                    <wp:positionV relativeFrom="margin">
                      <wp:posOffset>541020</wp:posOffset>
                    </wp:positionV>
                    <wp:extent cx="7766050" cy="7705090"/>
                    <wp:effectExtent l="0" t="0" r="0" b="0"/>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6050" cy="7705090"/>
                              <a:chOff x="0" y="2294"/>
                              <a:chExt cx="12239" cy="12106"/>
                            </a:xfrm>
                          </wpg:grpSpPr>
                          <wpg:grpSp>
                            <wpg:cNvPr id="7" name="Group 3"/>
                            <wpg:cNvGrpSpPr>
                              <a:grpSpLocks/>
                            </wpg:cNvGrpSpPr>
                            <wpg:grpSpPr bwMode="auto">
                              <a:xfrm>
                                <a:off x="0" y="9661"/>
                                <a:ext cx="12239" cy="4739"/>
                                <a:chOff x="-6" y="3399"/>
                                <a:chExt cx="12197" cy="4253"/>
                              </a:xfrm>
                            </wpg:grpSpPr>
                            <wpg:grpSp>
                              <wpg:cNvPr id="8" name="Group 4"/>
                              <wpg:cNvGrpSpPr>
                                <a:grpSpLocks/>
                              </wpg:cNvGrpSpPr>
                              <wpg:grpSpPr bwMode="auto">
                                <a:xfrm>
                                  <a:off x="-6" y="3717"/>
                                  <a:ext cx="12189" cy="3550"/>
                                  <a:chOff x="18" y="7468"/>
                                  <a:chExt cx="12189" cy="3550"/>
                                </a:xfrm>
                              </wpg:grpSpPr>
                              <wps:wsp>
                                <wps:cNvPr id="9" name="Freeform 5"/>
                                <wps:cNvSpPr>
                                  <a:spLocks/>
                                </wps:cNvSpPr>
                                <wps:spPr bwMode="auto">
                                  <a:xfrm>
                                    <a:off x="18" y="7837"/>
                                    <a:ext cx="7132" cy="2863"/>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6"/>
                                <wps:cNvSpPr>
                                  <a:spLocks/>
                                </wps:cNvSpPr>
                                <wps:spPr bwMode="auto">
                                  <a:xfrm>
                                    <a:off x="7150" y="7468"/>
                                    <a:ext cx="3466" cy="3550"/>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25000"/>
                                      <a:lumOff val="75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7"/>
                                <wps:cNvSpPr>
                                  <a:spLocks/>
                                </wps:cNvSpPr>
                                <wps:spPr bwMode="auto">
                                  <a:xfrm>
                                    <a:off x="10616" y="7468"/>
                                    <a:ext cx="1591" cy="3550"/>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accent1">
                                      <a:lumMod val="50000"/>
                                      <a:lumOff val="50000"/>
                                      <a:alpha val="5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 name="Freeform 8"/>
                              <wps:cNvSpPr>
                                <a:spLocks/>
                              </wps:cNvSpPr>
                              <wps:spPr bwMode="auto">
                                <a:xfrm>
                                  <a:off x="8071" y="4069"/>
                                  <a:ext cx="4120" cy="2913"/>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9"/>
                              <wps:cNvSpPr>
                                <a:spLocks/>
                              </wps:cNvSpPr>
                              <wps:spPr bwMode="auto">
                                <a:xfrm>
                                  <a:off x="4104" y="3399"/>
                                  <a:ext cx="3985" cy="4236"/>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bg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0"/>
                              <wps:cNvSpPr>
                                <a:spLocks/>
                              </wps:cNvSpPr>
                              <wps:spPr bwMode="auto">
                                <a:xfrm>
                                  <a:off x="18" y="3399"/>
                                  <a:ext cx="4086" cy="4253"/>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bg1">
                                    <a:lumMod val="8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1"/>
                              <wps:cNvSpPr>
                                <a:spLocks/>
                              </wps:cNvSpPr>
                              <wps:spPr bwMode="auto">
                                <a:xfrm>
                                  <a:off x="17" y="3617"/>
                                  <a:ext cx="2076" cy="3851"/>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2"/>
                              <wps:cNvSpPr>
                                <a:spLocks/>
                              </wps:cNvSpPr>
                              <wps:spPr bwMode="auto">
                                <a:xfrm>
                                  <a:off x="2077" y="3617"/>
                                  <a:ext cx="6011" cy="3835"/>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50000"/>
                                    <a:lumOff val="50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3"/>
                              <wps:cNvSpPr>
                                <a:spLocks/>
                              </wps:cNvSpPr>
                              <wps:spPr bwMode="auto">
                                <a:xfrm>
                                  <a:off x="8088" y="3835"/>
                                  <a:ext cx="4102" cy="3432"/>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accent1">
                                    <a:lumMod val="25000"/>
                                    <a:lumOff val="75000"/>
                                    <a:alpha val="7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 name="Rectangle 15"/>
                            <wps:cNvSpPr>
                              <a:spLocks noChangeArrowheads="1"/>
                            </wps:cNvSpPr>
                            <wps:spPr bwMode="auto">
                              <a:xfrm>
                                <a:off x="5089" y="11160"/>
                                <a:ext cx="6413" cy="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1BD93" w14:textId="2F096677" w:rsidR="00AA5AD3" w:rsidRPr="006A4850" w:rsidRDefault="006A4850">
                                  <w:pPr>
                                    <w:jc w:val="right"/>
                                    <w:rPr>
                                      <w:rFonts w:ascii="Segoe UI Light" w:hAnsi="Segoe UI Light" w:cs="Segoe UI Light"/>
                                      <w:sz w:val="56"/>
                                      <w:szCs w:val="56"/>
                                    </w:rPr>
                                  </w:pPr>
                                  <w:r w:rsidRPr="006A4850">
                                    <w:rPr>
                                      <w:rFonts w:ascii="Segoe UI Light" w:hAnsi="Segoe UI Light" w:cs="Segoe UI Light"/>
                                      <w:sz w:val="56"/>
                                      <w:szCs w:val="56"/>
                                    </w:rPr>
                                    <w:t xml:space="preserve"> </w:t>
                                  </w:r>
                                  <w:r w:rsidR="00D6721D">
                                    <w:rPr>
                                      <w:rFonts w:ascii="Segoe UI Light" w:hAnsi="Segoe UI Light" w:cs="Segoe UI Light"/>
                                      <w:sz w:val="36"/>
                                      <w:szCs w:val="36"/>
                                    </w:rPr>
                                    <w:t>JULIO</w:t>
                                  </w:r>
                                  <w:r w:rsidRPr="006E0F59">
                                    <w:rPr>
                                      <w:rFonts w:ascii="Segoe UI Light" w:hAnsi="Segoe UI Light" w:cs="Segoe UI Light"/>
                                      <w:sz w:val="36"/>
                                      <w:szCs w:val="36"/>
                                    </w:rPr>
                                    <w:t xml:space="preserve"> </w:t>
                                  </w:r>
                                  <w:r w:rsidR="00AA5AD3" w:rsidRPr="006E0F59">
                                    <w:rPr>
                                      <w:rFonts w:ascii="Segoe UI Light" w:hAnsi="Segoe UI Light" w:cs="Segoe UI Light"/>
                                      <w:sz w:val="36"/>
                                      <w:szCs w:val="36"/>
                                    </w:rPr>
                                    <w:t>20</w:t>
                                  </w:r>
                                  <w:sdt>
                                    <w:sdtPr>
                                      <w:rPr>
                                        <w:rFonts w:ascii="Segoe UI Light" w:hAnsi="Segoe UI Light" w:cs="Segoe UI Light"/>
                                        <w:sz w:val="36"/>
                                        <w:szCs w:val="36"/>
                                      </w:rPr>
                                      <w:alias w:val="Año"/>
                                      <w:id w:val="146431220"/>
                                      <w:placeholder>
                                        <w:docPart w:val="83EC9569C17947949165B82462CC4B69"/>
                                      </w:placeholder>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r w:rsidR="009C3CA1">
                                        <w:rPr>
                                          <w:rFonts w:ascii="Segoe UI Light" w:hAnsi="Segoe UI Light" w:cs="Segoe UI Light"/>
                                          <w:sz w:val="36"/>
                                          <w:szCs w:val="36"/>
                                        </w:rPr>
                                        <w:t>2</w:t>
                                      </w:r>
                                      <w:r w:rsidR="00D6721D">
                                        <w:rPr>
                                          <w:rFonts w:ascii="Segoe UI Light" w:hAnsi="Segoe UI Light" w:cs="Segoe UI Light"/>
                                          <w:sz w:val="36"/>
                                          <w:szCs w:val="36"/>
                                        </w:rPr>
                                        <w:t>6</w:t>
                                      </w:r>
                                    </w:sdtContent>
                                  </w:sdt>
                                </w:p>
                              </w:txbxContent>
                            </wps:txbx>
                            <wps:bodyPr rot="0" vert="horz" wrap="square" lIns="91440" tIns="45720" rIns="91440" bIns="45720" anchor="t" anchorCtr="0" upright="1">
                              <a:spAutoFit/>
                            </wps:bodyPr>
                          </wps:wsp>
                          <wps:wsp>
                            <wps:cNvPr id="20" name="Rectangle 16"/>
                            <wps:cNvSpPr>
                              <a:spLocks noChangeArrowheads="1"/>
                            </wps:cNvSpPr>
                            <wps:spPr bwMode="auto">
                              <a:xfrm>
                                <a:off x="1800" y="2294"/>
                                <a:ext cx="8638" cy="7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846A4" w14:textId="4F250219" w:rsidR="00AA5AD3" w:rsidRPr="006E0F59" w:rsidRDefault="00000000" w:rsidP="00167BD8">
                                  <w:pPr>
                                    <w:spacing w:after="0"/>
                                    <w:jc w:val="center"/>
                                    <w:rPr>
                                      <w:b/>
                                      <w:bCs/>
                                      <w:color w:val="44546A" w:themeColor="text2"/>
                                      <w:sz w:val="56"/>
                                      <w:szCs w:val="56"/>
                                    </w:rPr>
                                  </w:pPr>
                                  <w:sdt>
                                    <w:sdtPr>
                                      <w:rPr>
                                        <w:rFonts w:ascii="Segoe UI Light" w:hAnsi="Segoe UI Light" w:cs="Segoe UI Light"/>
                                        <w:color w:val="44546A" w:themeColor="text2"/>
                                        <w:sz w:val="56"/>
                                        <w:szCs w:val="56"/>
                                      </w:rPr>
                                      <w:alias w:val="Título"/>
                                      <w:id w:val="146431221"/>
                                      <w:dataBinding w:prefixMappings="xmlns:ns0='http://schemas.openxmlformats.org/package/2006/metadata/core-properties' xmlns:ns1='http://purl.org/dc/elements/1.1/'" w:xpath="/ns0:coreProperties[1]/ns1:title[1]" w:storeItemID="{6C3C8BC8-F283-45AE-878A-BAB7291924A1}"/>
                                      <w:text/>
                                    </w:sdtPr>
                                    <w:sdtContent>
                                      <w:r w:rsidR="00AE14CF" w:rsidRPr="006E0F59">
                                        <w:rPr>
                                          <w:rFonts w:ascii="Segoe UI Light" w:hAnsi="Segoe UI Light" w:cs="Segoe UI Light"/>
                                          <w:color w:val="44546A" w:themeColor="text2"/>
                                          <w:sz w:val="56"/>
                                          <w:szCs w:val="56"/>
                                        </w:rPr>
                                        <w:t xml:space="preserve">MANUAL </w:t>
                                      </w:r>
                                      <w:r w:rsidR="00371811">
                                        <w:rPr>
                                          <w:rFonts w:ascii="Segoe UI Light" w:hAnsi="Segoe UI Light" w:cs="Segoe UI Light"/>
                                          <w:color w:val="44546A" w:themeColor="text2"/>
                                          <w:sz w:val="56"/>
                                          <w:szCs w:val="56"/>
                                        </w:rPr>
                                        <w:t xml:space="preserve">USO APLICATIVO </w:t>
                                      </w:r>
                                      <w:r w:rsidR="00A92F0C">
                                        <w:rPr>
                                          <w:rFonts w:ascii="Segoe UI Light" w:hAnsi="Segoe UI Light" w:cs="Segoe UI Light"/>
                                          <w:color w:val="44546A" w:themeColor="text2"/>
                                          <w:sz w:val="56"/>
                                          <w:szCs w:val="56"/>
                                        </w:rPr>
                                        <w:t>UST Acumulado</w:t>
                                      </w:r>
                                    </w:sdtContent>
                                  </w:sdt>
                                </w:p>
                                <w:p w14:paraId="2E0A52C7" w14:textId="1B5446E4" w:rsidR="001B360D" w:rsidRPr="00E261B0" w:rsidRDefault="001B360D" w:rsidP="001B360D">
                                  <w:pPr>
                                    <w:spacing w:after="0"/>
                                    <w:jc w:val="center"/>
                                    <w:rPr>
                                      <w:b/>
                                      <w:bCs/>
                                    </w:rPr>
                                  </w:pPr>
                                </w:p>
                                <w:p w14:paraId="524AE588" w14:textId="5D1664F9" w:rsidR="00AA5AD3" w:rsidRPr="0098793D" w:rsidRDefault="00AA5AD3">
                                  <w:pPr>
                                    <w:rPr>
                                      <w:b/>
                                      <w:bCs/>
                                      <w:color w:val="5B9BD5" w:themeColor="accent1"/>
                                      <w:sz w:val="40"/>
                                      <w:szCs w:val="40"/>
                                    </w:rPr>
                                  </w:pPr>
                                </w:p>
                                <w:p w14:paraId="6068C721" w14:textId="5B9D95EA" w:rsidR="00341A45" w:rsidRDefault="00371811">
                                  <w:pPr>
                                    <w:rPr>
                                      <w:b/>
                                      <w:bCs/>
                                      <w:color w:val="808080" w:themeColor="text1" w:themeTint="7F"/>
                                      <w:sz w:val="32"/>
                                      <w:szCs w:val="32"/>
                                    </w:rPr>
                                  </w:pPr>
                                  <w:r>
                                    <w:rPr>
                                      <w:b/>
                                      <w:bCs/>
                                      <w:color w:val="808080" w:themeColor="text1" w:themeTint="7F"/>
                                      <w:sz w:val="32"/>
                                      <w:szCs w:val="32"/>
                                    </w:rPr>
                                    <w:t xml:space="preserve">Versión </w:t>
                                  </w:r>
                                  <w:r w:rsidR="00A92F0C">
                                    <w:rPr>
                                      <w:b/>
                                      <w:bCs/>
                                      <w:color w:val="808080" w:themeColor="text1" w:themeTint="7F"/>
                                      <w:sz w:val="32"/>
                                      <w:szCs w:val="32"/>
                                    </w:rPr>
                                    <w:t>1</w:t>
                                  </w:r>
                                  <w:r w:rsidR="001F55B2">
                                    <w:rPr>
                                      <w:b/>
                                      <w:bCs/>
                                      <w:color w:val="808080" w:themeColor="text1" w:themeTint="7F"/>
                                      <w:sz w:val="32"/>
                                      <w:szCs w:val="32"/>
                                    </w:rPr>
                                    <w:t>.0</w:t>
                                  </w: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0</wp14:pctHeight>
                    </wp14:sizeRelV>
                  </wp:anchor>
                </w:drawing>
              </mc:Choice>
              <mc:Fallback>
                <w:pict>
                  <v:group w14:anchorId="61BA2FB9" id="Group 2" o:spid="_x0000_s1026" style="position:absolute;margin-left:0;margin-top:42.6pt;width:611.5pt;height:606.7pt;z-index:251660288;mso-width-percent:1000;mso-position-horizontal-relative:page;mso-position-vertical-relative:margin;mso-width-percent:1000;mso-height-relative:margin" coordorigin=",2294" coordsize="12239,12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" o:allowincell="f">
                    <v:group id="Group 3" o:spid="_x0000_s1027" style="position:absolute;top:9661;width:12239;height:4739" coordorigin="-6,3399" coordsize="12197,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4" o:spid="_x0000_s1028" style="position:absolute;left:-6;top:3717;width:12189;height:3550" coordorigin="18,7468" coordsize="12189,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5" o:spid="_x0000_s1029" style="position:absolute;left:18;top:7837;width:7132;height:2863;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" path="m,l17,2863,7132,2578r,-2378l,xe" fillcolor="#adccea [1620]" stroked="f">
                          <v:fill opacity="32896f"/>
                          <v:path arrowok="t" o:connecttype="custom" o:connectlocs="0,0;17,2863;7132,2578;7132,200;0,0" o:connectangles="0,0,0,0,0"/>
                        </v:shape>
                        <v:shape id="Freeform 6" o:spid="_x0000_s1030" style="position:absolute;left:7150;top:7468;width:3466;height:3550;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" path="m,569l,2930r3466,620l3466,,,569xe" fillcolor="#d6e6f4 [820]" stroked="f">
                          <v:fill opacity="32896f"/>
                          <v:path arrowok="t" o:connecttype="custom" o:connectlocs="0,569;0,2930;3466,3550;3466,0;0,569" o:connectangles="0,0,0,0,0"/>
                        </v:shape>
                        <v:shape id="Freeform 7" o:spid="_x0000_s1031" style="position:absolute;left:10616;top:7468;width:1591;height:3550;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" path="m,l,3550,1591,2746r,-2009l,xe" fillcolor="#adccea [1620]" stroked="f">
                          <v:fill opacity="32896f"/>
                          <v:path arrowok="t" o:connecttype="custom" o:connectlocs="0,0;0,3550;1591,2746;1591,737;0,0" o:connectangles="0,0,0,0,0"/>
                        </v:shape>
                      </v:group>
                      <v:shape id="Freeform 8" o:spid="_x0000_s1032" style="position:absolute;left:8071;top:4069;width:4120;height:2913;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" path="m1,251l,2662r4120,251l4120,,1,251xe" fillcolor="#d8d8d8 [2732]" stroked="f">
                        <v:path arrowok="t" o:connecttype="custom" o:connectlocs="1,251;0,2662;4120,2913;4120,0;1,251" o:connectangles="0,0,0,0,0"/>
                      </v:shape>
                      <v:shape id="Freeform 9" o:spid="_x0000_s1033" style="position:absolute;left:4104;top:3399;width:3985;height:4236;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" path="m,l,4236,3985,3349r,-2428l,xe" fillcolor="#bfbfbf [2412]" stroked="f">
                        <v:path arrowok="t" o:connecttype="custom" o:connectlocs="0,0;0,4236;3985,3349;3985,921;0,0" o:connectangles="0,0,0,0,0"/>
                      </v:shape>
                      <v:shape id="Freeform 10" o:spid="_x0000_s1034" style="position:absolute;left:18;top:3399;width:4086;height:4253;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" path="m4086,r-2,4253l,3198,,1072,4086,xe" fillcolor="#d8d8d8 [2732]" stroked="f">
                        <v:path arrowok="t" o:connecttype="custom" o:connectlocs="4086,0;4084,4253;0,3198;0,1072;4086,0" o:connectangles="0,0,0,0,0"/>
                      </v:shape>
                      <v:shape id="Freeform 11" o:spid="_x0000_s1035" style="position:absolute;left:17;top:3617;width:2076;height:3851;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" path="m,921l2060,r16,3851l,2981,,921xe" fillcolor="#d6e6f4 [820]" stroked="f">
                        <v:fill opacity="46003f"/>
                        <v:path arrowok="t" o:connecttype="custom" o:connectlocs="0,921;2060,0;2076,3851;0,2981;0,921" o:connectangles="0,0,0,0,0"/>
                      </v:shape>
                      <v:shape id="Freeform 12" o:spid="_x0000_s1036" style="position:absolute;left:2077;top:3617;width:6011;height:383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" path="m,l17,3835,6011,2629r,-1390l,xe" fillcolor="#adccea [1620]" stroked="f">
                        <v:fill opacity="46003f"/>
                        <v:path arrowok="t" o:connecttype="custom" o:connectlocs="0,0;17,3835;6011,2629;6011,1239;0,0" o:connectangles="0,0,0,0,0"/>
                      </v:shape>
                      <v:shape id="Freeform 13" o:spid="_x0000_s1037" style="position:absolute;left:8088;top:3835;width:4102;height:3432;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" path="m,1038l,2411,4102,3432,4102,,,1038xe" fillcolor="#d6e6f4 [820]" stroked="f">
                        <v:fill opacity="46003f"/>
                        <v:path arrowok="t" o:connecttype="custom" o:connectlocs="0,1038;0,2411;4102,3432;4102,0;0,1038" o:connectangles="0,0,0,0,0"/>
                      </v:shape>
                    </v:group>
                    <v:rect id="Rectangle 15" o:spid="_x0000_s1038" style="position:absolute;left:5089;top:11160;width:6413;height:1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" filled="f" stroked="f">
                      <v:textbox style="mso-fit-shape-to-text:t">
                        <w:txbxContent>
                          <w:p w14:paraId="7B21BD93" w14:textId="2F096677" w:rsidR="00AA5AD3" w:rsidRPr="006A4850" w:rsidRDefault="006A4850">
                            <w:pPr>
                              <w:jc w:val="right"/>
                              <w:rPr>
                                <w:rFonts w:ascii="Segoe UI Light" w:hAnsi="Segoe UI Light" w:cs="Segoe UI Light"/>
                                <w:sz w:val="56"/>
                                <w:szCs w:val="56"/>
                              </w:rPr>
                            </w:pPr>
                            <w:r w:rsidRPr="006A4850">
                              <w:rPr>
                                <w:rFonts w:ascii="Segoe UI Light" w:hAnsi="Segoe UI Light" w:cs="Segoe UI Light"/>
                                <w:sz w:val="56"/>
                                <w:szCs w:val="56"/>
                              </w:rPr>
                              <w:t xml:space="preserve"> </w:t>
                            </w:r>
                            <w:r w:rsidR="00D6721D">
                              <w:rPr>
                                <w:rFonts w:ascii="Segoe UI Light" w:hAnsi="Segoe UI Light" w:cs="Segoe UI Light"/>
                                <w:sz w:val="36"/>
                                <w:szCs w:val="36"/>
                              </w:rPr>
                              <w:t>JULIO</w:t>
                            </w:r>
                            <w:r w:rsidRPr="006E0F59">
                              <w:rPr>
                                <w:rFonts w:ascii="Segoe UI Light" w:hAnsi="Segoe UI Light" w:cs="Segoe UI Light"/>
                                <w:sz w:val="36"/>
                                <w:szCs w:val="36"/>
                              </w:rPr>
                              <w:t xml:space="preserve"> </w:t>
                            </w:r>
                            <w:r w:rsidR="00AA5AD3" w:rsidRPr="006E0F59">
                              <w:rPr>
                                <w:rFonts w:ascii="Segoe UI Light" w:hAnsi="Segoe UI Light" w:cs="Segoe UI Light"/>
                                <w:sz w:val="36"/>
                                <w:szCs w:val="36"/>
                              </w:rPr>
                              <w:t>20</w:t>
                            </w:r>
                            <w:sdt>
                              <w:sdtPr>
                                <w:rPr>
                                  <w:rFonts w:ascii="Segoe UI Light" w:hAnsi="Segoe UI Light" w:cs="Segoe UI Light"/>
                                  <w:sz w:val="36"/>
                                  <w:szCs w:val="36"/>
                                </w:rPr>
                                <w:alias w:val="Año"/>
                                <w:id w:val="146431220"/>
                                <w:placeholder>
                                  <w:docPart w:val="83EC9569C17947949165B82462CC4B69"/>
                                </w:placeholder>
                                <w:dataBinding w:prefixMappings="xmlns:ns0='http://schemas.microsoft.com/office/2006/coverPageProps'" w:xpath="/ns0:CoverPageProperties[1]/ns0:PublishDate[1]" w:storeItemID="{55AF091B-3C7A-41E3-B477-F2FDAA23CFDA}"/>
                                <w:date>
                                  <w:dateFormat w:val="yy"/>
                                  <w:lid w:val="es-ES"/>
                                  <w:storeMappedDataAs w:val="dateTime"/>
                                  <w:calendar w:val="gregorian"/>
                                </w:date>
                              </w:sdtPr>
                              <w:sdtContent>
                                <w:r w:rsidR="009C3CA1">
                                  <w:rPr>
                                    <w:rFonts w:ascii="Segoe UI Light" w:hAnsi="Segoe UI Light" w:cs="Segoe UI Light"/>
                                    <w:sz w:val="36"/>
                                    <w:szCs w:val="36"/>
                                  </w:rPr>
                                  <w:t>2</w:t>
                                </w:r>
                                <w:r w:rsidR="00D6721D">
                                  <w:rPr>
                                    <w:rFonts w:ascii="Segoe UI Light" w:hAnsi="Segoe UI Light" w:cs="Segoe UI Light"/>
                                    <w:sz w:val="36"/>
                                    <w:szCs w:val="36"/>
                                  </w:rPr>
                                  <w:t>6</w:t>
                                </w:r>
                              </w:sdtContent>
                            </w:sdt>
                          </w:p>
                        </w:txbxContent>
                      </v:textbox>
                    </v:rect>
                    <v:rect id="Rectangle 16" o:spid="_x0000_s1039"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" filled="f" stroked="f">
                      <v:textbox>
                        <w:txbxContent>
                          <w:p w14:paraId="44C846A4" w14:textId="4F250219" w:rsidR="00AA5AD3" w:rsidRPr="006E0F59" w:rsidRDefault="00000000" w:rsidP="00167BD8">
                            <w:pPr>
                              <w:spacing w:after="0"/>
                              <w:jc w:val="center"/>
                              <w:rPr>
                                <w:b/>
                                <w:bCs/>
                                <w:color w:val="44546A" w:themeColor="text2"/>
                                <w:sz w:val="56"/>
                                <w:szCs w:val="56"/>
                              </w:rPr>
                            </w:pPr>
                            <w:sdt>
                              <w:sdtPr>
                                <w:rPr>
                                  <w:rFonts w:ascii="Segoe UI Light" w:hAnsi="Segoe UI Light" w:cs="Segoe UI Light"/>
                                  <w:color w:val="44546A" w:themeColor="text2"/>
                                  <w:sz w:val="56"/>
                                  <w:szCs w:val="56"/>
                                </w:rPr>
                                <w:alias w:val="Título"/>
                                <w:id w:val="146431221"/>
                                <w:dataBinding w:prefixMappings="xmlns:ns0='http://schemas.openxmlformats.org/package/2006/metadata/core-properties' xmlns:ns1='http://purl.org/dc/elements/1.1/'" w:xpath="/ns0:coreProperties[1]/ns1:title[1]" w:storeItemID="{6C3C8BC8-F283-45AE-878A-BAB7291924A1}"/>
                                <w:text/>
                              </w:sdtPr>
                              <w:sdtContent>
                                <w:r w:rsidR="00AE14CF" w:rsidRPr="006E0F59">
                                  <w:rPr>
                                    <w:rFonts w:ascii="Segoe UI Light" w:hAnsi="Segoe UI Light" w:cs="Segoe UI Light"/>
                                    <w:color w:val="44546A" w:themeColor="text2"/>
                                    <w:sz w:val="56"/>
                                    <w:szCs w:val="56"/>
                                  </w:rPr>
                                  <w:t xml:space="preserve">MANUAL </w:t>
                                </w:r>
                                <w:r w:rsidR="00371811">
                                  <w:rPr>
                                    <w:rFonts w:ascii="Segoe UI Light" w:hAnsi="Segoe UI Light" w:cs="Segoe UI Light"/>
                                    <w:color w:val="44546A" w:themeColor="text2"/>
                                    <w:sz w:val="56"/>
                                    <w:szCs w:val="56"/>
                                  </w:rPr>
                                  <w:t xml:space="preserve">USO APLICATIVO </w:t>
                                </w:r>
                                <w:r w:rsidR="00A92F0C">
                                  <w:rPr>
                                    <w:rFonts w:ascii="Segoe UI Light" w:hAnsi="Segoe UI Light" w:cs="Segoe UI Light"/>
                                    <w:color w:val="44546A" w:themeColor="text2"/>
                                    <w:sz w:val="56"/>
                                    <w:szCs w:val="56"/>
                                  </w:rPr>
                                  <w:t>UST Acumulado</w:t>
                                </w:r>
                              </w:sdtContent>
                            </w:sdt>
                          </w:p>
                          <w:p w14:paraId="2E0A52C7" w14:textId="1B5446E4" w:rsidR="001B360D" w:rsidRPr="00E261B0" w:rsidRDefault="001B360D" w:rsidP="001B360D">
                            <w:pPr>
                              <w:spacing w:after="0"/>
                              <w:jc w:val="center"/>
                              <w:rPr>
                                <w:b/>
                                <w:bCs/>
                              </w:rPr>
                            </w:pPr>
                          </w:p>
                          <w:p w14:paraId="524AE588" w14:textId="5D1664F9" w:rsidR="00AA5AD3" w:rsidRPr="0098793D" w:rsidRDefault="00AA5AD3">
                            <w:pPr>
                              <w:rPr>
                                <w:b/>
                                <w:bCs/>
                                <w:color w:val="5B9BD5" w:themeColor="accent1"/>
                                <w:sz w:val="40"/>
                                <w:szCs w:val="40"/>
                              </w:rPr>
                            </w:pPr>
                          </w:p>
                          <w:p w14:paraId="6068C721" w14:textId="5B9D95EA" w:rsidR="00341A45" w:rsidRDefault="00371811">
                            <w:pPr>
                              <w:rPr>
                                <w:b/>
                                <w:bCs/>
                                <w:color w:val="808080" w:themeColor="text1" w:themeTint="7F"/>
                                <w:sz w:val="32"/>
                                <w:szCs w:val="32"/>
                              </w:rPr>
                            </w:pPr>
                            <w:r>
                              <w:rPr>
                                <w:b/>
                                <w:bCs/>
                                <w:color w:val="808080" w:themeColor="text1" w:themeTint="7F"/>
                                <w:sz w:val="32"/>
                                <w:szCs w:val="32"/>
                              </w:rPr>
                              <w:t xml:space="preserve">Versión </w:t>
                            </w:r>
                            <w:r w:rsidR="00A92F0C">
                              <w:rPr>
                                <w:b/>
                                <w:bCs/>
                                <w:color w:val="808080" w:themeColor="text1" w:themeTint="7F"/>
                                <w:sz w:val="32"/>
                                <w:szCs w:val="32"/>
                              </w:rPr>
                              <w:t>1</w:t>
                            </w:r>
                            <w:r w:rsidR="001F55B2">
                              <w:rPr>
                                <w:b/>
                                <w:bCs/>
                                <w:color w:val="808080" w:themeColor="text1" w:themeTint="7F"/>
                                <w:sz w:val="32"/>
                                <w:szCs w:val="32"/>
                              </w:rPr>
                              <w:t>.0</w:t>
                            </w:r>
                          </w:p>
                        </w:txbxContent>
                      </v:textbox>
                    </v:rect>
                    <w10:wrap anchorx="page" anchory="margin"/>
                  </v:group>
                </w:pict>
              </mc:Fallback>
            </mc:AlternateContent>
          </w:r>
        </w:p>
        <w:p w14:paraId="38908DA0" w14:textId="0EF01B6D" w:rsidR="00281CA1" w:rsidRPr="00A21257" w:rsidRDefault="00281CA1"/>
        <w:p w14:paraId="1C95FB49" w14:textId="77777777" w:rsidR="00DD49EE" w:rsidRPr="00A21257" w:rsidRDefault="00281CA1" w:rsidP="00DD49EE">
          <w:pPr>
            <w:pStyle w:val="TtuloTDC"/>
          </w:pPr>
          <w:r w:rsidRPr="00A21257">
            <w:br w:type="page"/>
          </w:r>
        </w:p>
        <w:p w14:paraId="7CA39B2A" w14:textId="5F1CAFEB" w:rsidR="0028446E" w:rsidRPr="0028446E" w:rsidRDefault="0028446E" w:rsidP="0028446E">
          <w:pPr>
            <w:spacing w:line="360" w:lineRule="auto"/>
            <w:rPr>
              <w:rFonts w:ascii="Segoe UI Light" w:hAnsi="Segoe UI Light" w:cs="Segoe UI Light"/>
              <w:b/>
              <w:bCs/>
            </w:rPr>
          </w:pPr>
        </w:p>
        <w:sdt>
          <w:sdtPr>
            <w:rPr>
              <w:caps w:val="0"/>
              <w:color w:val="auto"/>
              <w:spacing w:val="0"/>
              <w:sz w:val="22"/>
              <w:szCs w:val="22"/>
            </w:rPr>
            <w:id w:val="917982563"/>
            <w:docPartObj>
              <w:docPartGallery w:val="Table of Contents"/>
              <w:docPartUnique/>
            </w:docPartObj>
          </w:sdtPr>
          <w:sdtEndPr>
            <w:rPr>
              <w:b/>
              <w:bCs/>
            </w:rPr>
          </w:sdtEndPr>
          <w:sdtContent>
            <w:p w14:paraId="5A81D94C" w14:textId="4C7ACC84" w:rsidR="000A6A08" w:rsidRDefault="000F06AF" w:rsidP="000F06AF">
              <w:pPr>
                <w:pStyle w:val="TtuloTDC"/>
                <w:tabs>
                  <w:tab w:val="left" w:pos="190"/>
                  <w:tab w:val="center" w:pos="4419"/>
                </w:tabs>
                <w:jc w:val="left"/>
              </w:pPr>
              <w:r>
                <w:rPr>
                  <w:caps w:val="0"/>
                  <w:color w:val="auto"/>
                  <w:spacing w:val="0"/>
                  <w:sz w:val="22"/>
                  <w:szCs w:val="22"/>
                </w:rPr>
                <w:tab/>
              </w:r>
              <w:r>
                <w:rPr>
                  <w:caps w:val="0"/>
                  <w:color w:val="auto"/>
                  <w:spacing w:val="0"/>
                  <w:sz w:val="22"/>
                  <w:szCs w:val="22"/>
                </w:rPr>
                <w:tab/>
              </w:r>
              <w:r w:rsidR="000A6A08">
                <w:t>Contenido</w:t>
              </w:r>
            </w:p>
            <w:p w14:paraId="5C60191C" w14:textId="41F6470B" w:rsidR="005B184C" w:rsidRDefault="000A6A08">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r>
                <w:fldChar w:fldCharType="begin"/>
              </w:r>
              <w:r>
                <w:instrText xml:space="preserve"> TOC \o "1-3" \h \z \u </w:instrText>
              </w:r>
              <w:r>
                <w:fldChar w:fldCharType="separate"/>
              </w:r>
              <w:hyperlink w:anchor="_Toc234421829" w:history="1">
                <w:r w:rsidR="005B184C" w:rsidRPr="00F226B0">
                  <w:rPr>
                    <w:rStyle w:val="Hipervnculo"/>
                    <w:b/>
                    <w:bCs/>
                    <w:caps/>
                    <w:noProof/>
                    <w:spacing w:val="5"/>
                  </w:rPr>
                  <w:t>INTRODUCCIÓN</w:t>
                </w:r>
                <w:r w:rsidR="005B184C">
                  <w:rPr>
                    <w:noProof/>
                    <w:webHidden/>
                  </w:rPr>
                  <w:tab/>
                </w:r>
                <w:r w:rsidR="005B184C">
                  <w:rPr>
                    <w:noProof/>
                    <w:webHidden/>
                  </w:rPr>
                  <w:fldChar w:fldCharType="begin"/>
                </w:r>
                <w:r w:rsidR="005B184C">
                  <w:rPr>
                    <w:noProof/>
                    <w:webHidden/>
                  </w:rPr>
                  <w:instrText xml:space="preserve"> PAGEREF _Toc234421829 \h </w:instrText>
                </w:r>
                <w:r w:rsidR="005B184C">
                  <w:rPr>
                    <w:noProof/>
                    <w:webHidden/>
                  </w:rPr>
                </w:r>
                <w:r w:rsidR="005B184C">
                  <w:rPr>
                    <w:noProof/>
                    <w:webHidden/>
                  </w:rPr>
                  <w:fldChar w:fldCharType="separate"/>
                </w:r>
                <w:r w:rsidR="00182C99">
                  <w:rPr>
                    <w:noProof/>
                    <w:webHidden/>
                  </w:rPr>
                  <w:t>2</w:t>
                </w:r>
                <w:r w:rsidR="005B184C">
                  <w:rPr>
                    <w:noProof/>
                    <w:webHidden/>
                  </w:rPr>
                  <w:fldChar w:fldCharType="end"/>
                </w:r>
              </w:hyperlink>
            </w:p>
            <w:p w14:paraId="5FEA1E20" w14:textId="290E8834"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35" w:history="1">
                <w:r w:rsidRPr="00F226B0">
                  <w:rPr>
                    <w:rStyle w:val="Hipervnculo"/>
                    <w:b/>
                    <w:bCs/>
                    <w:caps/>
                    <w:noProof/>
                    <w:spacing w:val="5"/>
                  </w:rPr>
                  <w:t>ALCANCE</w:t>
                </w:r>
                <w:r>
                  <w:rPr>
                    <w:noProof/>
                    <w:webHidden/>
                  </w:rPr>
                  <w:tab/>
                </w:r>
                <w:r>
                  <w:rPr>
                    <w:noProof/>
                    <w:webHidden/>
                  </w:rPr>
                  <w:fldChar w:fldCharType="begin"/>
                </w:r>
                <w:r>
                  <w:rPr>
                    <w:noProof/>
                    <w:webHidden/>
                  </w:rPr>
                  <w:instrText xml:space="preserve"> PAGEREF _Toc234421835 \h </w:instrText>
                </w:r>
                <w:r>
                  <w:rPr>
                    <w:noProof/>
                    <w:webHidden/>
                  </w:rPr>
                </w:r>
                <w:r>
                  <w:rPr>
                    <w:noProof/>
                    <w:webHidden/>
                  </w:rPr>
                  <w:fldChar w:fldCharType="separate"/>
                </w:r>
                <w:r w:rsidR="00182C99">
                  <w:rPr>
                    <w:noProof/>
                    <w:webHidden/>
                  </w:rPr>
                  <w:t>2</w:t>
                </w:r>
                <w:r>
                  <w:rPr>
                    <w:noProof/>
                    <w:webHidden/>
                  </w:rPr>
                  <w:fldChar w:fldCharType="end"/>
                </w:r>
              </w:hyperlink>
            </w:p>
            <w:p w14:paraId="193397F0" w14:textId="70279B3C"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37" w:history="1">
                <w:r w:rsidRPr="00F226B0">
                  <w:rPr>
                    <w:rStyle w:val="Hipervnculo"/>
                    <w:b/>
                    <w:bCs/>
                    <w:caps/>
                    <w:noProof/>
                    <w:spacing w:val="5"/>
                  </w:rPr>
                  <w:t>DESCRIPCIÓN DEL APLICATIVO</w:t>
                </w:r>
                <w:r>
                  <w:rPr>
                    <w:noProof/>
                    <w:webHidden/>
                  </w:rPr>
                  <w:tab/>
                </w:r>
                <w:r>
                  <w:rPr>
                    <w:noProof/>
                    <w:webHidden/>
                  </w:rPr>
                  <w:fldChar w:fldCharType="begin"/>
                </w:r>
                <w:r>
                  <w:rPr>
                    <w:noProof/>
                    <w:webHidden/>
                  </w:rPr>
                  <w:instrText xml:space="preserve"> PAGEREF _Toc234421837 \h </w:instrText>
                </w:r>
                <w:r>
                  <w:rPr>
                    <w:noProof/>
                    <w:webHidden/>
                  </w:rPr>
                </w:r>
                <w:r>
                  <w:rPr>
                    <w:noProof/>
                    <w:webHidden/>
                  </w:rPr>
                  <w:fldChar w:fldCharType="separate"/>
                </w:r>
                <w:r w:rsidR="00182C99">
                  <w:rPr>
                    <w:noProof/>
                    <w:webHidden/>
                  </w:rPr>
                  <w:t>2</w:t>
                </w:r>
                <w:r>
                  <w:rPr>
                    <w:noProof/>
                    <w:webHidden/>
                  </w:rPr>
                  <w:fldChar w:fldCharType="end"/>
                </w:r>
              </w:hyperlink>
            </w:p>
            <w:p w14:paraId="6B58947F" w14:textId="23661771"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38" w:history="1">
                <w:r w:rsidRPr="00F226B0">
                  <w:rPr>
                    <w:rStyle w:val="Hipervnculo"/>
                    <w:b/>
                    <w:noProof/>
                    <w:spacing w:val="5"/>
                  </w:rPr>
                  <w:t>1.Objetivos</w:t>
                </w:r>
                <w:r>
                  <w:rPr>
                    <w:noProof/>
                    <w:webHidden/>
                  </w:rPr>
                  <w:tab/>
                </w:r>
                <w:r>
                  <w:rPr>
                    <w:noProof/>
                    <w:webHidden/>
                  </w:rPr>
                  <w:fldChar w:fldCharType="begin"/>
                </w:r>
                <w:r>
                  <w:rPr>
                    <w:noProof/>
                    <w:webHidden/>
                  </w:rPr>
                  <w:instrText xml:space="preserve"> PAGEREF _Toc234421838 \h </w:instrText>
                </w:r>
                <w:r>
                  <w:rPr>
                    <w:noProof/>
                    <w:webHidden/>
                  </w:rPr>
                </w:r>
                <w:r>
                  <w:rPr>
                    <w:noProof/>
                    <w:webHidden/>
                  </w:rPr>
                  <w:fldChar w:fldCharType="separate"/>
                </w:r>
                <w:r w:rsidR="00182C99">
                  <w:rPr>
                    <w:noProof/>
                    <w:webHidden/>
                  </w:rPr>
                  <w:t>2</w:t>
                </w:r>
                <w:r>
                  <w:rPr>
                    <w:noProof/>
                    <w:webHidden/>
                  </w:rPr>
                  <w:fldChar w:fldCharType="end"/>
                </w:r>
              </w:hyperlink>
            </w:p>
            <w:p w14:paraId="7C07678B" w14:textId="30727A6E"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42" w:history="1">
                <w:r w:rsidRPr="00F226B0">
                  <w:rPr>
                    <w:rStyle w:val="Hipervnculo"/>
                    <w:b/>
                    <w:noProof/>
                    <w:spacing w:val="5"/>
                  </w:rPr>
                  <w:t>2.Funcionalidades</w:t>
                </w:r>
                <w:r>
                  <w:rPr>
                    <w:noProof/>
                    <w:webHidden/>
                  </w:rPr>
                  <w:tab/>
                </w:r>
                <w:r>
                  <w:rPr>
                    <w:noProof/>
                    <w:webHidden/>
                  </w:rPr>
                  <w:fldChar w:fldCharType="begin"/>
                </w:r>
                <w:r>
                  <w:rPr>
                    <w:noProof/>
                    <w:webHidden/>
                  </w:rPr>
                  <w:instrText xml:space="preserve"> PAGEREF _Toc234421842 \h </w:instrText>
                </w:r>
                <w:r>
                  <w:rPr>
                    <w:noProof/>
                    <w:webHidden/>
                  </w:rPr>
                </w:r>
                <w:r>
                  <w:rPr>
                    <w:noProof/>
                    <w:webHidden/>
                  </w:rPr>
                  <w:fldChar w:fldCharType="separate"/>
                </w:r>
                <w:r w:rsidR="00182C99">
                  <w:rPr>
                    <w:noProof/>
                    <w:webHidden/>
                  </w:rPr>
                  <w:t>2</w:t>
                </w:r>
                <w:r>
                  <w:rPr>
                    <w:noProof/>
                    <w:webHidden/>
                  </w:rPr>
                  <w:fldChar w:fldCharType="end"/>
                </w:r>
              </w:hyperlink>
            </w:p>
            <w:p w14:paraId="0C6987BE" w14:textId="5F7FC205"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49" w:history="1">
                <w:r w:rsidRPr="00F226B0">
                  <w:rPr>
                    <w:rStyle w:val="Hipervnculo"/>
                    <w:b/>
                    <w:bCs/>
                    <w:caps/>
                    <w:noProof/>
                    <w:spacing w:val="5"/>
                  </w:rPr>
                  <w:t>Preparación del aplicativo</w:t>
                </w:r>
                <w:r>
                  <w:rPr>
                    <w:noProof/>
                    <w:webHidden/>
                  </w:rPr>
                  <w:tab/>
                </w:r>
                <w:r>
                  <w:rPr>
                    <w:noProof/>
                    <w:webHidden/>
                  </w:rPr>
                  <w:fldChar w:fldCharType="begin"/>
                </w:r>
                <w:r>
                  <w:rPr>
                    <w:noProof/>
                    <w:webHidden/>
                  </w:rPr>
                  <w:instrText xml:space="preserve"> PAGEREF _Toc234421849 \h </w:instrText>
                </w:r>
                <w:r>
                  <w:rPr>
                    <w:noProof/>
                    <w:webHidden/>
                  </w:rPr>
                </w:r>
                <w:r>
                  <w:rPr>
                    <w:noProof/>
                    <w:webHidden/>
                  </w:rPr>
                  <w:fldChar w:fldCharType="separate"/>
                </w:r>
                <w:r w:rsidR="00182C99">
                  <w:rPr>
                    <w:noProof/>
                    <w:webHidden/>
                  </w:rPr>
                  <w:t>3</w:t>
                </w:r>
                <w:r>
                  <w:rPr>
                    <w:noProof/>
                    <w:webHidden/>
                  </w:rPr>
                  <w:fldChar w:fldCharType="end"/>
                </w:r>
              </w:hyperlink>
            </w:p>
            <w:p w14:paraId="4BDB223F" w14:textId="00D9F440"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53" w:history="1">
                <w:r w:rsidRPr="00F226B0">
                  <w:rPr>
                    <w:rStyle w:val="Hipervnculo"/>
                    <w:b/>
                    <w:bCs/>
                    <w:caps/>
                    <w:noProof/>
                    <w:spacing w:val="5"/>
                  </w:rPr>
                  <w:t>Requisitos</w:t>
                </w:r>
                <w:r>
                  <w:rPr>
                    <w:noProof/>
                    <w:webHidden/>
                  </w:rPr>
                  <w:tab/>
                </w:r>
                <w:r>
                  <w:rPr>
                    <w:noProof/>
                    <w:webHidden/>
                  </w:rPr>
                  <w:fldChar w:fldCharType="begin"/>
                </w:r>
                <w:r>
                  <w:rPr>
                    <w:noProof/>
                    <w:webHidden/>
                  </w:rPr>
                  <w:instrText xml:space="preserve"> PAGEREF _Toc234421853 \h </w:instrText>
                </w:r>
                <w:r>
                  <w:rPr>
                    <w:noProof/>
                    <w:webHidden/>
                  </w:rPr>
                </w:r>
                <w:r>
                  <w:rPr>
                    <w:noProof/>
                    <w:webHidden/>
                  </w:rPr>
                  <w:fldChar w:fldCharType="separate"/>
                </w:r>
                <w:r w:rsidR="00182C99">
                  <w:rPr>
                    <w:noProof/>
                    <w:webHidden/>
                  </w:rPr>
                  <w:t>3</w:t>
                </w:r>
                <w:r>
                  <w:rPr>
                    <w:noProof/>
                    <w:webHidden/>
                  </w:rPr>
                  <w:fldChar w:fldCharType="end"/>
                </w:r>
              </w:hyperlink>
            </w:p>
            <w:p w14:paraId="08EEC133" w14:textId="5E8E2941"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67" w:history="1">
                <w:r w:rsidRPr="00F226B0">
                  <w:rPr>
                    <w:rStyle w:val="Hipervnculo"/>
                    <w:b/>
                    <w:bCs/>
                    <w:caps/>
                    <w:noProof/>
                    <w:spacing w:val="5"/>
                  </w:rPr>
                  <w:t>EJECUCIÓN DEL APLICATIVO: INICIO DEL PROCESO</w:t>
                </w:r>
                <w:r>
                  <w:rPr>
                    <w:noProof/>
                    <w:webHidden/>
                  </w:rPr>
                  <w:tab/>
                </w:r>
                <w:r>
                  <w:rPr>
                    <w:noProof/>
                    <w:webHidden/>
                  </w:rPr>
                  <w:fldChar w:fldCharType="begin"/>
                </w:r>
                <w:r>
                  <w:rPr>
                    <w:noProof/>
                    <w:webHidden/>
                  </w:rPr>
                  <w:instrText xml:space="preserve"> PAGEREF _Toc234421867 \h </w:instrText>
                </w:r>
                <w:r>
                  <w:rPr>
                    <w:noProof/>
                    <w:webHidden/>
                  </w:rPr>
                </w:r>
                <w:r>
                  <w:rPr>
                    <w:noProof/>
                    <w:webHidden/>
                  </w:rPr>
                  <w:fldChar w:fldCharType="separate"/>
                </w:r>
                <w:r w:rsidR="00182C99">
                  <w:rPr>
                    <w:noProof/>
                    <w:webHidden/>
                  </w:rPr>
                  <w:t>5</w:t>
                </w:r>
                <w:r>
                  <w:rPr>
                    <w:noProof/>
                    <w:webHidden/>
                  </w:rPr>
                  <w:fldChar w:fldCharType="end"/>
                </w:r>
              </w:hyperlink>
            </w:p>
            <w:p w14:paraId="3B35EBD8" w14:textId="18B99C1F"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69" w:history="1">
                <w:r w:rsidRPr="00F226B0">
                  <w:rPr>
                    <w:rStyle w:val="Hipervnculo"/>
                    <w:b/>
                    <w:bCs/>
                    <w:caps/>
                    <w:noProof/>
                    <w:spacing w:val="5"/>
                  </w:rPr>
                  <w:t>Pasos para ejecutar el proceso:</w:t>
                </w:r>
                <w:r>
                  <w:rPr>
                    <w:noProof/>
                    <w:webHidden/>
                  </w:rPr>
                  <w:tab/>
                </w:r>
                <w:r>
                  <w:rPr>
                    <w:noProof/>
                    <w:webHidden/>
                  </w:rPr>
                  <w:fldChar w:fldCharType="begin"/>
                </w:r>
                <w:r>
                  <w:rPr>
                    <w:noProof/>
                    <w:webHidden/>
                  </w:rPr>
                  <w:instrText xml:space="preserve"> PAGEREF _Toc234421869 \h </w:instrText>
                </w:r>
                <w:r>
                  <w:rPr>
                    <w:noProof/>
                    <w:webHidden/>
                  </w:rPr>
                </w:r>
                <w:r>
                  <w:rPr>
                    <w:noProof/>
                    <w:webHidden/>
                  </w:rPr>
                  <w:fldChar w:fldCharType="separate"/>
                </w:r>
                <w:r w:rsidR="00182C99">
                  <w:rPr>
                    <w:noProof/>
                    <w:webHidden/>
                  </w:rPr>
                  <w:t>5</w:t>
                </w:r>
                <w:r>
                  <w:rPr>
                    <w:noProof/>
                    <w:webHidden/>
                  </w:rPr>
                  <w:fldChar w:fldCharType="end"/>
                </w:r>
              </w:hyperlink>
            </w:p>
            <w:p w14:paraId="782264C9" w14:textId="5B61C1D4"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83" w:history="1">
                <w:r w:rsidRPr="00F226B0">
                  <w:rPr>
                    <w:rStyle w:val="Hipervnculo"/>
                    <w:b/>
                    <w:bCs/>
                    <w:caps/>
                    <w:noProof/>
                    <w:spacing w:val="5"/>
                  </w:rPr>
                  <w:t>EJECUCIÓN DEL APLICATIVO: ARCHIVOS DE SALIDA</w:t>
                </w:r>
                <w:r>
                  <w:rPr>
                    <w:noProof/>
                    <w:webHidden/>
                  </w:rPr>
                  <w:tab/>
                </w:r>
                <w:r>
                  <w:rPr>
                    <w:noProof/>
                    <w:webHidden/>
                  </w:rPr>
                  <w:fldChar w:fldCharType="begin"/>
                </w:r>
                <w:r>
                  <w:rPr>
                    <w:noProof/>
                    <w:webHidden/>
                  </w:rPr>
                  <w:instrText xml:space="preserve"> PAGEREF _Toc234421883 \h </w:instrText>
                </w:r>
                <w:r>
                  <w:rPr>
                    <w:noProof/>
                    <w:webHidden/>
                  </w:rPr>
                </w:r>
                <w:r>
                  <w:rPr>
                    <w:noProof/>
                    <w:webHidden/>
                  </w:rPr>
                  <w:fldChar w:fldCharType="separate"/>
                </w:r>
                <w:r w:rsidR="00182C99">
                  <w:rPr>
                    <w:noProof/>
                    <w:webHidden/>
                  </w:rPr>
                  <w:t>9</w:t>
                </w:r>
                <w:r>
                  <w:rPr>
                    <w:noProof/>
                    <w:webHidden/>
                  </w:rPr>
                  <w:fldChar w:fldCharType="end"/>
                </w:r>
              </w:hyperlink>
            </w:p>
            <w:p w14:paraId="300947AB" w14:textId="05C97E94"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85" w:history="1">
                <w:r w:rsidRPr="00F226B0">
                  <w:rPr>
                    <w:rStyle w:val="Hipervnculo"/>
                    <w:caps/>
                    <w:noProof/>
                    <w:spacing w:val="5"/>
                  </w:rPr>
                  <w:t>Descripcion de LOS archivos</w:t>
                </w:r>
                <w:r>
                  <w:rPr>
                    <w:noProof/>
                    <w:webHidden/>
                  </w:rPr>
                  <w:tab/>
                </w:r>
                <w:r>
                  <w:rPr>
                    <w:noProof/>
                    <w:webHidden/>
                  </w:rPr>
                  <w:fldChar w:fldCharType="begin"/>
                </w:r>
                <w:r>
                  <w:rPr>
                    <w:noProof/>
                    <w:webHidden/>
                  </w:rPr>
                  <w:instrText xml:space="preserve"> PAGEREF _Toc234421885 \h </w:instrText>
                </w:r>
                <w:r>
                  <w:rPr>
                    <w:noProof/>
                    <w:webHidden/>
                  </w:rPr>
                </w:r>
                <w:r>
                  <w:rPr>
                    <w:noProof/>
                    <w:webHidden/>
                  </w:rPr>
                  <w:fldChar w:fldCharType="separate"/>
                </w:r>
                <w:r w:rsidR="00182C99">
                  <w:rPr>
                    <w:noProof/>
                    <w:webHidden/>
                  </w:rPr>
                  <w:t>9</w:t>
                </w:r>
                <w:r>
                  <w:rPr>
                    <w:noProof/>
                    <w:webHidden/>
                  </w:rPr>
                  <w:fldChar w:fldCharType="end"/>
                </w:r>
              </w:hyperlink>
            </w:p>
            <w:p w14:paraId="6F0F281C" w14:textId="716D9DB2"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86" w:history="1">
                <w:r w:rsidRPr="00F226B0">
                  <w:rPr>
                    <w:rStyle w:val="Hipervnculo"/>
                    <w:b/>
                    <w:noProof/>
                    <w:spacing w:val="5"/>
                  </w:rPr>
                  <w:t>1.Archivos de salida</w:t>
                </w:r>
                <w:r>
                  <w:rPr>
                    <w:noProof/>
                    <w:webHidden/>
                  </w:rPr>
                  <w:tab/>
                </w:r>
                <w:r>
                  <w:rPr>
                    <w:noProof/>
                    <w:webHidden/>
                  </w:rPr>
                  <w:fldChar w:fldCharType="begin"/>
                </w:r>
                <w:r>
                  <w:rPr>
                    <w:noProof/>
                    <w:webHidden/>
                  </w:rPr>
                  <w:instrText xml:space="preserve"> PAGEREF _Toc234421886 \h </w:instrText>
                </w:r>
                <w:r>
                  <w:rPr>
                    <w:noProof/>
                    <w:webHidden/>
                  </w:rPr>
                </w:r>
                <w:r>
                  <w:rPr>
                    <w:noProof/>
                    <w:webHidden/>
                  </w:rPr>
                  <w:fldChar w:fldCharType="separate"/>
                </w:r>
                <w:r w:rsidR="00182C99">
                  <w:rPr>
                    <w:noProof/>
                    <w:webHidden/>
                  </w:rPr>
                  <w:t>9</w:t>
                </w:r>
                <w:r>
                  <w:rPr>
                    <w:noProof/>
                    <w:webHidden/>
                  </w:rPr>
                  <w:fldChar w:fldCharType="end"/>
                </w:r>
              </w:hyperlink>
            </w:p>
            <w:p w14:paraId="10AD1A5D" w14:textId="79416C9A"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90" w:history="1">
                <w:r w:rsidRPr="00F226B0">
                  <w:rPr>
                    <w:rStyle w:val="Hipervnculo"/>
                    <w:b/>
                    <w:noProof/>
                    <w:spacing w:val="5"/>
                  </w:rPr>
                  <w:t>2.Bitácora del proceso</w:t>
                </w:r>
                <w:r>
                  <w:rPr>
                    <w:noProof/>
                    <w:webHidden/>
                  </w:rPr>
                  <w:tab/>
                </w:r>
                <w:r>
                  <w:rPr>
                    <w:noProof/>
                    <w:webHidden/>
                  </w:rPr>
                  <w:fldChar w:fldCharType="begin"/>
                </w:r>
                <w:r>
                  <w:rPr>
                    <w:noProof/>
                    <w:webHidden/>
                  </w:rPr>
                  <w:instrText xml:space="preserve"> PAGEREF _Toc234421890 \h </w:instrText>
                </w:r>
                <w:r>
                  <w:rPr>
                    <w:noProof/>
                    <w:webHidden/>
                  </w:rPr>
                </w:r>
                <w:r>
                  <w:rPr>
                    <w:noProof/>
                    <w:webHidden/>
                  </w:rPr>
                  <w:fldChar w:fldCharType="separate"/>
                </w:r>
                <w:r w:rsidR="00182C99">
                  <w:rPr>
                    <w:noProof/>
                    <w:webHidden/>
                  </w:rPr>
                  <w:t>9</w:t>
                </w:r>
                <w:r>
                  <w:rPr>
                    <w:noProof/>
                    <w:webHidden/>
                  </w:rPr>
                  <w:fldChar w:fldCharType="end"/>
                </w:r>
              </w:hyperlink>
            </w:p>
            <w:p w14:paraId="4C183AC2" w14:textId="660641B9"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95" w:history="1">
                <w:r w:rsidRPr="00F226B0">
                  <w:rPr>
                    <w:rStyle w:val="Hipervnculo"/>
                    <w:b/>
                    <w:bCs/>
                    <w:caps/>
                    <w:noProof/>
                    <w:spacing w:val="5"/>
                  </w:rPr>
                  <w:t>VERSIONAMIENTO</w:t>
                </w:r>
                <w:r>
                  <w:rPr>
                    <w:noProof/>
                    <w:webHidden/>
                  </w:rPr>
                  <w:tab/>
                </w:r>
                <w:r>
                  <w:rPr>
                    <w:noProof/>
                    <w:webHidden/>
                  </w:rPr>
                  <w:fldChar w:fldCharType="begin"/>
                </w:r>
                <w:r>
                  <w:rPr>
                    <w:noProof/>
                    <w:webHidden/>
                  </w:rPr>
                  <w:instrText xml:space="preserve"> PAGEREF _Toc234421895 \h </w:instrText>
                </w:r>
                <w:r>
                  <w:rPr>
                    <w:noProof/>
                    <w:webHidden/>
                  </w:rPr>
                </w:r>
                <w:r>
                  <w:rPr>
                    <w:noProof/>
                    <w:webHidden/>
                  </w:rPr>
                  <w:fldChar w:fldCharType="separate"/>
                </w:r>
                <w:r w:rsidR="00182C99">
                  <w:rPr>
                    <w:noProof/>
                    <w:webHidden/>
                  </w:rPr>
                  <w:t>10</w:t>
                </w:r>
                <w:r>
                  <w:rPr>
                    <w:noProof/>
                    <w:webHidden/>
                  </w:rPr>
                  <w:fldChar w:fldCharType="end"/>
                </w:r>
              </w:hyperlink>
            </w:p>
            <w:p w14:paraId="1A755820" w14:textId="36DD2A06" w:rsidR="005B184C" w:rsidRDefault="005B184C">
              <w:pPr>
                <w:pStyle w:val="TDC1"/>
                <w:tabs>
                  <w:tab w:val="right" w:leader="dot" w:pos="8828"/>
                </w:tabs>
                <w:rPr>
                  <w:rFonts w:asciiTheme="minorHAnsi" w:eastAsiaTheme="minorEastAsia" w:hAnsiTheme="minorHAnsi" w:cstheme="minorBidi"/>
                  <w:noProof/>
                  <w:kern w:val="2"/>
                  <w:sz w:val="24"/>
                  <w:szCs w:val="24"/>
                  <w:lang w:val="es-CL" w:eastAsia="es-CL" w:bidi="ar-SA"/>
                  <w14:ligatures w14:val="standardContextual"/>
                </w:rPr>
              </w:pPr>
              <w:hyperlink w:anchor="_Toc234421897" w:history="1">
                <w:r w:rsidRPr="00F226B0">
                  <w:rPr>
                    <w:rStyle w:val="Hipervnculo"/>
                    <w:b/>
                    <w:bCs/>
                    <w:caps/>
                    <w:noProof/>
                    <w:spacing w:val="5"/>
                  </w:rPr>
                  <w:t>NOTAS Y SITUACIONES</w:t>
                </w:r>
                <w:r w:rsidRPr="00F226B0">
                  <w:rPr>
                    <w:rStyle w:val="Hipervnculo"/>
                    <w:b/>
                    <w:bCs/>
                    <w:caps/>
                    <w:noProof/>
                    <w:spacing w:val="5"/>
                  </w:rPr>
                  <w:t xml:space="preserve"> </w:t>
                </w:r>
                <w:r w:rsidRPr="00F226B0">
                  <w:rPr>
                    <w:rStyle w:val="Hipervnculo"/>
                    <w:b/>
                    <w:bCs/>
                    <w:caps/>
                    <w:noProof/>
                    <w:spacing w:val="5"/>
                  </w:rPr>
                  <w:t>FRECUENTES</w:t>
                </w:r>
                <w:r>
                  <w:rPr>
                    <w:noProof/>
                    <w:webHidden/>
                  </w:rPr>
                  <w:tab/>
                </w:r>
                <w:r>
                  <w:rPr>
                    <w:noProof/>
                    <w:webHidden/>
                  </w:rPr>
                  <w:fldChar w:fldCharType="begin"/>
                </w:r>
                <w:r>
                  <w:rPr>
                    <w:noProof/>
                    <w:webHidden/>
                  </w:rPr>
                  <w:instrText xml:space="preserve"> PAGEREF _Toc234421897 \h </w:instrText>
                </w:r>
                <w:r>
                  <w:rPr>
                    <w:noProof/>
                    <w:webHidden/>
                  </w:rPr>
                </w:r>
                <w:r>
                  <w:rPr>
                    <w:noProof/>
                    <w:webHidden/>
                  </w:rPr>
                  <w:fldChar w:fldCharType="separate"/>
                </w:r>
                <w:r w:rsidR="00182C99">
                  <w:rPr>
                    <w:noProof/>
                    <w:webHidden/>
                  </w:rPr>
                  <w:t>11</w:t>
                </w:r>
                <w:r>
                  <w:rPr>
                    <w:noProof/>
                    <w:webHidden/>
                  </w:rPr>
                  <w:fldChar w:fldCharType="end"/>
                </w:r>
              </w:hyperlink>
            </w:p>
            <w:p w14:paraId="427A1A2B" w14:textId="7BC1F1B4" w:rsidR="000A6A08" w:rsidRDefault="000A6A08">
              <w:r>
                <w:rPr>
                  <w:b/>
                  <w:bCs/>
                </w:rPr>
                <w:fldChar w:fldCharType="end"/>
              </w:r>
            </w:p>
          </w:sdtContent>
        </w:sdt>
        <w:p w14:paraId="36FF83DB" w14:textId="77777777" w:rsidR="006A4850" w:rsidRDefault="006A4850" w:rsidP="0028446E"/>
        <w:p w14:paraId="4EBB13A3" w14:textId="77777777" w:rsidR="006A4850" w:rsidRDefault="006A4850" w:rsidP="0028446E"/>
        <w:p w14:paraId="0996C076" w14:textId="77777777" w:rsidR="00A178FF" w:rsidRDefault="00A178FF" w:rsidP="0028446E"/>
        <w:p w14:paraId="4B7507DB" w14:textId="77777777" w:rsidR="009D4019" w:rsidRDefault="009D4019" w:rsidP="0028446E"/>
        <w:p w14:paraId="0D5E9E07" w14:textId="77777777" w:rsidR="00A178FF" w:rsidRDefault="00A178FF" w:rsidP="0028446E"/>
        <w:p w14:paraId="550528D6" w14:textId="77777777" w:rsidR="00F90257" w:rsidRDefault="00F90257" w:rsidP="00A178FF"/>
        <w:p w14:paraId="73024547" w14:textId="287614B5" w:rsidR="00A178FF" w:rsidRDefault="00000000" w:rsidP="00A178FF"/>
      </w:sdtContent>
    </w:sdt>
    <w:p w14:paraId="655191B8" w14:textId="33B99E7F" w:rsidR="006A4850" w:rsidRPr="00A178FF" w:rsidRDefault="006A4850" w:rsidP="00A178FF">
      <w:r w:rsidRPr="006A4850">
        <w:rPr>
          <w:rFonts w:ascii="Segoe UI Light" w:hAnsi="Segoe UI Light" w:cs="Segoe UI Light"/>
          <w:b/>
          <w:bCs/>
          <w:caps/>
          <w:color w:val="000000" w:themeColor="text1"/>
          <w:sz w:val="18"/>
          <w:szCs w:val="18"/>
        </w:rPr>
        <w:t>Elaborado por</w:t>
      </w:r>
      <w:r w:rsidRPr="006A4850">
        <w:rPr>
          <w:rFonts w:ascii="Segoe UI Light" w:hAnsi="Segoe UI Light" w:cs="Segoe UI Light"/>
          <w:caps/>
          <w:color w:val="000000" w:themeColor="text1"/>
          <w:sz w:val="18"/>
          <w:szCs w:val="18"/>
        </w:rPr>
        <w:t xml:space="preserve">: </w:t>
      </w:r>
      <w:r w:rsidR="00371811">
        <w:rPr>
          <w:rFonts w:ascii="Segoe UI Light" w:hAnsi="Segoe UI Light" w:cs="Segoe UI Light"/>
          <w:caps/>
          <w:color w:val="000000" w:themeColor="text1"/>
          <w:sz w:val="18"/>
          <w:szCs w:val="18"/>
        </w:rPr>
        <w:t>ROLANDO CIFUENTES</w:t>
      </w:r>
      <w:r w:rsidRPr="006A4850">
        <w:rPr>
          <w:rFonts w:ascii="Segoe UI Light" w:hAnsi="Segoe UI Light" w:cs="Segoe UI Light"/>
          <w:caps/>
          <w:color w:val="000000" w:themeColor="text1"/>
          <w:sz w:val="18"/>
          <w:szCs w:val="18"/>
        </w:rPr>
        <w:t>,</w:t>
      </w:r>
      <w:r w:rsidR="00371811">
        <w:rPr>
          <w:rFonts w:ascii="Segoe UI Light" w:hAnsi="Segoe UI Light" w:cs="Segoe UI Light"/>
          <w:caps/>
          <w:color w:val="000000" w:themeColor="text1"/>
          <w:sz w:val="18"/>
          <w:szCs w:val="18"/>
        </w:rPr>
        <w:t xml:space="preserve"> ING. INFORMÁTICO, REFERENTE DESARROLLOS</w:t>
      </w:r>
      <w:r w:rsidRPr="006A4850">
        <w:rPr>
          <w:rFonts w:ascii="Segoe UI Light" w:hAnsi="Segoe UI Light" w:cs="Segoe UI Light"/>
          <w:caps/>
          <w:color w:val="000000" w:themeColor="text1"/>
          <w:sz w:val="18"/>
          <w:szCs w:val="18"/>
        </w:rPr>
        <w:t xml:space="preserve"> Subdepartamento de estadísticaS Y REGISTROS </w:t>
      </w:r>
    </w:p>
    <w:p w14:paraId="05501DF5" w14:textId="77777777" w:rsidR="006A4850" w:rsidRPr="006A4850" w:rsidRDefault="006A4850" w:rsidP="006A4850">
      <w:pPr>
        <w:pStyle w:val="Sinespaciado"/>
        <w:spacing w:before="40" w:after="40"/>
        <w:jc w:val="right"/>
        <w:rPr>
          <w:rFonts w:ascii="Segoe UI Light" w:hAnsi="Segoe UI Light" w:cs="Segoe UI Light"/>
          <w:caps/>
          <w:color w:val="000000" w:themeColor="text1"/>
          <w:sz w:val="18"/>
          <w:szCs w:val="18"/>
        </w:rPr>
      </w:pPr>
      <w:r w:rsidRPr="006A4850">
        <w:rPr>
          <w:rFonts w:ascii="Segoe UI Light" w:hAnsi="Segoe UI Light" w:cs="Segoe UI Light"/>
          <w:b/>
          <w:bCs/>
          <w:caps/>
          <w:color w:val="000000" w:themeColor="text1"/>
          <w:sz w:val="18"/>
          <w:szCs w:val="18"/>
        </w:rPr>
        <w:t>Revisado por:</w:t>
      </w:r>
      <w:r w:rsidRPr="006A4850">
        <w:rPr>
          <w:rFonts w:ascii="Segoe UI Light" w:hAnsi="Segoe UI Light" w:cs="Segoe UI Light"/>
          <w:caps/>
          <w:color w:val="000000" w:themeColor="text1"/>
          <w:sz w:val="18"/>
          <w:szCs w:val="18"/>
        </w:rPr>
        <w:t xml:space="preserve"> KARINA STAPFER, jefa Subdepartamento de estadísticaS Y REGISTROS </w:t>
      </w:r>
    </w:p>
    <w:p w14:paraId="5A6F9FA6" w14:textId="5336CDA2" w:rsidR="00A92F0C" w:rsidRPr="00674432" w:rsidRDefault="00A92F0C" w:rsidP="00A92F0C">
      <w:pPr>
        <w:spacing w:line="276" w:lineRule="auto"/>
        <w:jc w:val="both"/>
        <w:outlineLvl w:val="0"/>
        <w:rPr>
          <w:rStyle w:val="Ttulodellibro"/>
          <w:b/>
          <w:bCs/>
          <w:color w:val="auto"/>
        </w:rPr>
      </w:pPr>
      <w:bookmarkStart w:id="0" w:name="_Toc234421829"/>
      <w:r w:rsidRPr="00674432">
        <w:rPr>
          <w:rStyle w:val="Ttulodellibro"/>
          <w:b/>
          <w:bCs/>
          <w:color w:val="auto"/>
        </w:rPr>
        <w:lastRenderedPageBreak/>
        <w:t>INTRODUCCIÓN</w:t>
      </w:r>
      <w:bookmarkEnd w:id="0"/>
    </w:p>
    <w:p w14:paraId="4B7DDC54" w14:textId="69172EFC" w:rsidR="000E624F" w:rsidRDefault="00A92F0C" w:rsidP="000E624F">
      <w:pPr>
        <w:spacing w:line="276" w:lineRule="auto"/>
        <w:jc w:val="both"/>
        <w:outlineLvl w:val="0"/>
        <w:rPr>
          <w:rFonts w:ascii="Segoe UI Light" w:hAnsi="Segoe UI Light" w:cs="Segoe UI Light"/>
          <w:sz w:val="20"/>
          <w:szCs w:val="20"/>
        </w:rPr>
      </w:pPr>
      <w:bookmarkStart w:id="1" w:name="_Toc234418036"/>
      <w:bookmarkStart w:id="2" w:name="_Toc234418168"/>
      <w:bookmarkStart w:id="3" w:name="_Toc234419104"/>
      <w:bookmarkStart w:id="4" w:name="_Toc234419270"/>
      <w:bookmarkStart w:id="5" w:name="_Toc234397184"/>
      <w:bookmarkStart w:id="6" w:name="_Toc234397317"/>
      <w:bookmarkStart w:id="7" w:name="_Toc234397557"/>
      <w:bookmarkStart w:id="8" w:name="_Toc234397762"/>
      <w:bookmarkStart w:id="9" w:name="_Toc234421830"/>
      <w:r w:rsidRPr="002C3352">
        <w:rPr>
          <w:rFonts w:ascii="Segoe UI Light" w:hAnsi="Segoe UI Light" w:cs="Segoe UI Light"/>
          <w:sz w:val="20"/>
          <w:szCs w:val="20"/>
        </w:rPr>
        <w:t xml:space="preserve">El aplicativo Acumulado UST ha sido desarrollado con el objetivo de automatizar la consolidación de los registros estadísticos mensuales (REM) de Producción Hospitalaria correspondientes a un mismo establecimiento, serie y mes. La herramienta suma automáticamente los valores </w:t>
      </w:r>
      <w:bookmarkStart w:id="10" w:name="_Toc234418037"/>
      <w:bookmarkStart w:id="11" w:name="_Toc234418169"/>
      <w:bookmarkStart w:id="12" w:name="_Toc234419105"/>
      <w:bookmarkStart w:id="13" w:name="_Toc234419271"/>
      <w:bookmarkEnd w:id="1"/>
      <w:bookmarkEnd w:id="2"/>
      <w:bookmarkEnd w:id="3"/>
      <w:bookmarkEnd w:id="4"/>
      <w:r w:rsidR="000E624F" w:rsidRPr="000E624F">
        <w:rPr>
          <w:rFonts w:ascii="Segoe UI Light" w:hAnsi="Segoe UI Light" w:cs="Segoe UI Light"/>
          <w:sz w:val="20"/>
          <w:szCs w:val="20"/>
        </w:rPr>
        <w:t>contenidos en los registros de Producción Hospitalaria de los siguientes establecimientos:</w:t>
      </w:r>
      <w:bookmarkEnd w:id="9"/>
    </w:p>
    <w:p w14:paraId="5877ECE8" w14:textId="2A5E968A" w:rsidR="00DF7E94" w:rsidRPr="000E624F" w:rsidRDefault="00DF7E94" w:rsidP="000E624F">
      <w:pPr>
        <w:pStyle w:val="Prrafodelista"/>
        <w:numPr>
          <w:ilvl w:val="0"/>
          <w:numId w:val="25"/>
        </w:numPr>
        <w:spacing w:line="276" w:lineRule="auto"/>
        <w:jc w:val="both"/>
        <w:outlineLvl w:val="0"/>
        <w:rPr>
          <w:rFonts w:ascii="Segoe UI Light" w:hAnsi="Segoe UI Light" w:cs="Segoe UI Light"/>
          <w:sz w:val="20"/>
          <w:szCs w:val="20"/>
        </w:rPr>
      </w:pPr>
      <w:bookmarkStart w:id="14" w:name="_Toc234421831"/>
      <w:r w:rsidRPr="000E624F">
        <w:rPr>
          <w:rFonts w:ascii="Segoe UI Light" w:hAnsi="Segoe UI Light" w:cs="Segoe UI Light"/>
          <w:sz w:val="20"/>
          <w:szCs w:val="20"/>
        </w:rPr>
        <w:t>Hospital Clínico Metropolitano El Carmen Doctor Luis Valentín Ferrada</w:t>
      </w:r>
      <w:r w:rsidR="00A92F0C" w:rsidRPr="000E624F">
        <w:rPr>
          <w:rFonts w:ascii="Segoe UI Light" w:hAnsi="Segoe UI Light" w:cs="Segoe UI Light"/>
          <w:sz w:val="20"/>
          <w:szCs w:val="20"/>
        </w:rPr>
        <w:t>y</w:t>
      </w:r>
      <w:bookmarkEnd w:id="10"/>
      <w:bookmarkEnd w:id="11"/>
      <w:bookmarkEnd w:id="12"/>
      <w:bookmarkEnd w:id="13"/>
      <w:bookmarkEnd w:id="14"/>
    </w:p>
    <w:p w14:paraId="06751CC3" w14:textId="77777777" w:rsidR="00DF7E94" w:rsidRDefault="00DF7E94" w:rsidP="00DF7E94">
      <w:pPr>
        <w:pStyle w:val="Prrafodelista"/>
        <w:numPr>
          <w:ilvl w:val="0"/>
          <w:numId w:val="25"/>
        </w:numPr>
        <w:spacing w:line="276" w:lineRule="auto"/>
        <w:jc w:val="both"/>
        <w:outlineLvl w:val="0"/>
        <w:rPr>
          <w:rFonts w:ascii="Segoe UI Light" w:hAnsi="Segoe UI Light" w:cs="Segoe UI Light"/>
          <w:sz w:val="20"/>
          <w:szCs w:val="20"/>
        </w:rPr>
      </w:pPr>
      <w:bookmarkStart w:id="15" w:name="_Toc234418038"/>
      <w:bookmarkStart w:id="16" w:name="_Toc234418170"/>
      <w:bookmarkStart w:id="17" w:name="_Toc234419106"/>
      <w:bookmarkStart w:id="18" w:name="_Toc234419272"/>
      <w:bookmarkStart w:id="19" w:name="_Toc234421832"/>
      <w:r w:rsidRPr="00DF7E94">
        <w:rPr>
          <w:rFonts w:ascii="Segoe UI Light" w:hAnsi="Segoe UI Light" w:cs="Segoe UI Light"/>
          <w:sz w:val="20"/>
          <w:szCs w:val="20"/>
        </w:rPr>
        <w:t>Hospital Clínico San Borja Arriarán</w:t>
      </w:r>
      <w:bookmarkEnd w:id="15"/>
      <w:bookmarkEnd w:id="16"/>
      <w:bookmarkEnd w:id="17"/>
      <w:bookmarkEnd w:id="18"/>
      <w:bookmarkEnd w:id="19"/>
    </w:p>
    <w:p w14:paraId="1F0E1642" w14:textId="01CBE74D" w:rsidR="00DF7E94" w:rsidRDefault="00DF7E94" w:rsidP="00DF7E94">
      <w:pPr>
        <w:pStyle w:val="Prrafodelista"/>
        <w:numPr>
          <w:ilvl w:val="0"/>
          <w:numId w:val="25"/>
        </w:numPr>
        <w:spacing w:line="276" w:lineRule="auto"/>
        <w:jc w:val="both"/>
        <w:outlineLvl w:val="0"/>
        <w:rPr>
          <w:rFonts w:ascii="Segoe UI Light" w:hAnsi="Segoe UI Light" w:cs="Segoe UI Light"/>
          <w:sz w:val="20"/>
          <w:szCs w:val="20"/>
        </w:rPr>
      </w:pPr>
      <w:bookmarkStart w:id="20" w:name="_Toc234418039"/>
      <w:bookmarkStart w:id="21" w:name="_Toc234418171"/>
      <w:bookmarkStart w:id="22" w:name="_Toc234419107"/>
      <w:bookmarkStart w:id="23" w:name="_Toc234419273"/>
      <w:bookmarkStart w:id="24" w:name="_Toc234421833"/>
      <w:r w:rsidRPr="00DF7E94">
        <w:rPr>
          <w:rFonts w:ascii="Segoe UI Light" w:hAnsi="Segoe UI Light" w:cs="Segoe UI Light"/>
          <w:sz w:val="20"/>
          <w:szCs w:val="20"/>
        </w:rPr>
        <w:t>Hospital de Urgencia Asistencia Pública Dr. Alejandro del Río</w:t>
      </w:r>
      <w:bookmarkEnd w:id="20"/>
      <w:bookmarkEnd w:id="21"/>
      <w:bookmarkEnd w:id="22"/>
      <w:bookmarkEnd w:id="23"/>
      <w:bookmarkEnd w:id="24"/>
    </w:p>
    <w:p w14:paraId="074C88C3" w14:textId="68D9B9C2" w:rsidR="00A92F0C" w:rsidRPr="00DF7E94" w:rsidRDefault="00DF7E94" w:rsidP="00DF7E94">
      <w:pPr>
        <w:spacing w:line="276" w:lineRule="auto"/>
        <w:jc w:val="both"/>
        <w:outlineLvl w:val="0"/>
        <w:rPr>
          <w:rFonts w:ascii="Segoe UI Light" w:hAnsi="Segoe UI Light" w:cs="Segoe UI Light"/>
          <w:sz w:val="20"/>
          <w:szCs w:val="20"/>
        </w:rPr>
      </w:pPr>
      <w:bookmarkStart w:id="25" w:name="_Toc234418040"/>
      <w:bookmarkStart w:id="26" w:name="_Toc234418172"/>
      <w:bookmarkStart w:id="27" w:name="_Toc234419108"/>
      <w:bookmarkStart w:id="28" w:name="_Toc234419274"/>
      <w:bookmarkStart w:id="29" w:name="_Toc234421834"/>
      <w:r>
        <w:rPr>
          <w:rFonts w:ascii="Segoe UI Light" w:hAnsi="Segoe UI Light" w:cs="Segoe UI Light"/>
          <w:sz w:val="20"/>
          <w:szCs w:val="20"/>
        </w:rPr>
        <w:t xml:space="preserve">Y posterior a esto </w:t>
      </w:r>
      <w:r w:rsidR="00A92F0C" w:rsidRPr="00DF7E94">
        <w:rPr>
          <w:rFonts w:ascii="Segoe UI Light" w:hAnsi="Segoe UI Light" w:cs="Segoe UI Light"/>
          <w:sz w:val="20"/>
          <w:szCs w:val="20"/>
        </w:rPr>
        <w:t>genera un único archivo consolidado, correspondiente a la Unidad de Salud del Trabajador (UST). De esta forma se reduce el trabajo manual, se evitan errores de digitación y se agiliza la entrega de la información consolidada.</w:t>
      </w:r>
      <w:bookmarkEnd w:id="5"/>
      <w:bookmarkEnd w:id="6"/>
      <w:bookmarkEnd w:id="7"/>
      <w:bookmarkEnd w:id="8"/>
      <w:bookmarkEnd w:id="25"/>
      <w:bookmarkEnd w:id="26"/>
      <w:bookmarkEnd w:id="27"/>
      <w:bookmarkEnd w:id="28"/>
      <w:bookmarkEnd w:id="29"/>
    </w:p>
    <w:p w14:paraId="1E275212" w14:textId="77777777" w:rsidR="00A92F0C" w:rsidRPr="002C3352" w:rsidRDefault="00A92F0C" w:rsidP="00A92F0C">
      <w:pPr>
        <w:spacing w:line="276" w:lineRule="auto"/>
        <w:jc w:val="both"/>
        <w:outlineLvl w:val="0"/>
        <w:rPr>
          <w:rFonts w:ascii="Segoe UI Light" w:hAnsi="Segoe UI Light" w:cs="Segoe UI Light"/>
          <w:sz w:val="20"/>
          <w:szCs w:val="20"/>
        </w:rPr>
      </w:pPr>
    </w:p>
    <w:p w14:paraId="0EA2C31A" w14:textId="787BA1A1" w:rsidR="00A92F0C" w:rsidRPr="00674432" w:rsidRDefault="00A92F0C" w:rsidP="00A92F0C">
      <w:pPr>
        <w:spacing w:line="276" w:lineRule="auto"/>
        <w:jc w:val="both"/>
        <w:outlineLvl w:val="0"/>
        <w:rPr>
          <w:rStyle w:val="Ttulodellibro"/>
          <w:b/>
          <w:bCs/>
          <w:color w:val="auto"/>
        </w:rPr>
      </w:pPr>
      <w:bookmarkStart w:id="30" w:name="_Toc234421835"/>
      <w:r w:rsidRPr="00674432">
        <w:rPr>
          <w:rStyle w:val="Ttulodellibro"/>
          <w:b/>
          <w:bCs/>
          <w:color w:val="auto"/>
        </w:rPr>
        <w:t>ALCANCE</w:t>
      </w:r>
      <w:bookmarkEnd w:id="30"/>
    </w:p>
    <w:p w14:paraId="15237EC3" w14:textId="77777777" w:rsidR="00A92F0C" w:rsidRPr="002C3352" w:rsidRDefault="00A92F0C" w:rsidP="00A92F0C">
      <w:pPr>
        <w:spacing w:line="276" w:lineRule="auto"/>
        <w:jc w:val="both"/>
        <w:outlineLvl w:val="0"/>
        <w:rPr>
          <w:rFonts w:ascii="Segoe UI Light" w:hAnsi="Segoe UI Light" w:cs="Segoe UI Light"/>
          <w:sz w:val="20"/>
          <w:szCs w:val="20"/>
        </w:rPr>
      </w:pPr>
      <w:bookmarkStart w:id="31" w:name="_Toc234397186"/>
      <w:bookmarkStart w:id="32" w:name="_Toc234397319"/>
      <w:bookmarkStart w:id="33" w:name="_Toc234397559"/>
      <w:bookmarkStart w:id="34" w:name="_Toc234397764"/>
      <w:bookmarkStart w:id="35" w:name="_Toc234418042"/>
      <w:bookmarkStart w:id="36" w:name="_Toc234418174"/>
      <w:bookmarkStart w:id="37" w:name="_Toc234419110"/>
      <w:bookmarkStart w:id="38" w:name="_Toc234419276"/>
      <w:bookmarkStart w:id="39" w:name="_Toc234421836"/>
      <w:r w:rsidRPr="002C3352">
        <w:rPr>
          <w:rFonts w:ascii="Segoe UI Light" w:hAnsi="Segoe UI Light" w:cs="Segoe UI Light"/>
          <w:sz w:val="20"/>
          <w:szCs w:val="20"/>
        </w:rPr>
        <w:t>El aplicativo está diseñado para ser utilizado por el personal encargado de la consolidación mensual de la información de Producción Hospitalaria, permitiendo generar de forma rápida y confiable el archivo REM consolidado de la Unidad de Salud del Trabajador (UST), a partir de los tres reportes de origen correspondientes a cada serie (A o B) y mes.</w:t>
      </w:r>
      <w:bookmarkEnd w:id="31"/>
      <w:bookmarkEnd w:id="32"/>
      <w:bookmarkEnd w:id="33"/>
      <w:bookmarkEnd w:id="34"/>
      <w:bookmarkEnd w:id="35"/>
      <w:bookmarkEnd w:id="36"/>
      <w:bookmarkEnd w:id="37"/>
      <w:bookmarkEnd w:id="38"/>
      <w:bookmarkEnd w:id="39"/>
    </w:p>
    <w:p w14:paraId="7FD28F85" w14:textId="77777777" w:rsidR="00A92F0C" w:rsidRPr="006C288A" w:rsidRDefault="00A92F0C" w:rsidP="00A92F0C">
      <w:pPr>
        <w:spacing w:line="276" w:lineRule="auto"/>
        <w:jc w:val="both"/>
        <w:outlineLvl w:val="0"/>
        <w:rPr>
          <w:rStyle w:val="Ttulodellibro"/>
          <w:color w:val="auto"/>
        </w:rPr>
      </w:pPr>
    </w:p>
    <w:p w14:paraId="58313594" w14:textId="7634FEEF" w:rsidR="00A92F0C" w:rsidRPr="00674432" w:rsidRDefault="00A92F0C" w:rsidP="00A92F0C">
      <w:pPr>
        <w:spacing w:line="276" w:lineRule="auto"/>
        <w:jc w:val="both"/>
        <w:outlineLvl w:val="0"/>
        <w:rPr>
          <w:rStyle w:val="Ttulodellibro"/>
          <w:b/>
          <w:bCs/>
          <w:color w:val="auto"/>
        </w:rPr>
      </w:pPr>
      <w:bookmarkStart w:id="40" w:name="_Toc234421837"/>
      <w:r w:rsidRPr="00674432">
        <w:rPr>
          <w:rStyle w:val="Ttulodellibro"/>
          <w:b/>
          <w:bCs/>
          <w:color w:val="auto"/>
        </w:rPr>
        <w:t>DESCRIPCIÓN DEL APLICATIVO</w:t>
      </w:r>
      <w:bookmarkEnd w:id="40"/>
    </w:p>
    <w:p w14:paraId="4B6E28A8" w14:textId="0D1F49E1" w:rsidR="00A92F0C" w:rsidRPr="00A56A03" w:rsidRDefault="00A92F0C" w:rsidP="00A56A03">
      <w:pPr>
        <w:pStyle w:val="Estilo1"/>
        <w:rPr>
          <w:rStyle w:val="Ttulodellibro"/>
          <w:b/>
          <w:bCs w:val="0"/>
          <w:color w:val="auto"/>
        </w:rPr>
      </w:pPr>
      <w:bookmarkStart w:id="41" w:name="_Toc234421838"/>
      <w:r w:rsidRPr="00A56A03">
        <w:rPr>
          <w:rStyle w:val="Ttulodellibro"/>
          <w:b/>
          <w:bCs w:val="0"/>
          <w:color w:val="auto"/>
        </w:rPr>
        <w:t>1.O</w:t>
      </w:r>
      <w:r w:rsidR="00A56A03">
        <w:rPr>
          <w:rStyle w:val="Ttulodellibro"/>
          <w:b/>
          <w:bCs w:val="0"/>
          <w:color w:val="auto"/>
        </w:rPr>
        <w:t>bjetivos</w:t>
      </w:r>
      <w:bookmarkEnd w:id="41"/>
    </w:p>
    <w:p w14:paraId="25DF55D1" w14:textId="77777777" w:rsidR="000E624F" w:rsidRDefault="00A92F0C" w:rsidP="00A92F0C">
      <w:pPr>
        <w:spacing w:line="276" w:lineRule="auto"/>
        <w:jc w:val="both"/>
        <w:outlineLvl w:val="0"/>
        <w:rPr>
          <w:rFonts w:ascii="Segoe UI Light" w:hAnsi="Segoe UI Light" w:cs="Segoe UI Light"/>
          <w:sz w:val="20"/>
          <w:szCs w:val="20"/>
        </w:rPr>
      </w:pPr>
      <w:bookmarkStart w:id="42" w:name="_Toc234397189"/>
      <w:bookmarkStart w:id="43" w:name="_Toc234397322"/>
      <w:bookmarkStart w:id="44" w:name="_Toc234397562"/>
      <w:bookmarkStart w:id="45" w:name="_Toc234397767"/>
      <w:bookmarkStart w:id="46" w:name="_Toc234418177"/>
      <w:bookmarkStart w:id="47" w:name="_Toc234419113"/>
      <w:bookmarkStart w:id="48" w:name="_Toc234419279"/>
      <w:bookmarkStart w:id="49" w:name="_Toc234421839"/>
      <w:r w:rsidRPr="002C3352">
        <w:rPr>
          <w:rFonts w:ascii="Segoe UI Light" w:hAnsi="Segoe UI Light" w:cs="Segoe UI Light"/>
          <w:sz w:val="20"/>
          <w:szCs w:val="20"/>
        </w:rPr>
        <w:t>- Consolidar en un solo archivo los valores de l</w:t>
      </w:r>
      <w:r w:rsidR="001A0340">
        <w:rPr>
          <w:rFonts w:ascii="Segoe UI Light" w:hAnsi="Segoe UI Light" w:cs="Segoe UI Light"/>
          <w:sz w:val="20"/>
          <w:szCs w:val="20"/>
        </w:rPr>
        <w:t>as</w:t>
      </w:r>
      <w:r w:rsidRPr="002C3352">
        <w:rPr>
          <w:rFonts w:ascii="Segoe UI Light" w:hAnsi="Segoe UI Light" w:cs="Segoe UI Light"/>
          <w:sz w:val="20"/>
          <w:szCs w:val="20"/>
        </w:rPr>
        <w:t xml:space="preserve"> tres </w:t>
      </w:r>
      <w:r w:rsidR="001A0340">
        <w:rPr>
          <w:rFonts w:ascii="Segoe UI Light" w:hAnsi="Segoe UI Light" w:cs="Segoe UI Light"/>
          <w:sz w:val="20"/>
          <w:szCs w:val="20"/>
        </w:rPr>
        <w:t>series de</w:t>
      </w:r>
      <w:r w:rsidRPr="002C3352">
        <w:rPr>
          <w:rFonts w:ascii="Segoe UI Light" w:hAnsi="Segoe UI Light" w:cs="Segoe UI Light"/>
          <w:sz w:val="20"/>
          <w:szCs w:val="20"/>
        </w:rPr>
        <w:t xml:space="preserve"> Producción Hospitalaria</w:t>
      </w:r>
      <w:r w:rsidR="001A0340">
        <w:rPr>
          <w:rFonts w:ascii="Segoe UI Light" w:hAnsi="Segoe UI Light" w:cs="Segoe UI Light"/>
          <w:sz w:val="20"/>
          <w:szCs w:val="20"/>
        </w:rPr>
        <w:t xml:space="preserve"> </w:t>
      </w:r>
      <w:bookmarkStart w:id="50" w:name="_Toc234397190"/>
      <w:bookmarkStart w:id="51" w:name="_Toc234397323"/>
      <w:bookmarkStart w:id="52" w:name="_Toc234397563"/>
      <w:bookmarkStart w:id="53" w:name="_Toc234397768"/>
      <w:bookmarkStart w:id="54" w:name="_Toc234418178"/>
      <w:bookmarkStart w:id="55" w:name="_Toc234419114"/>
      <w:bookmarkStart w:id="56" w:name="_Toc234419280"/>
      <w:bookmarkEnd w:id="42"/>
      <w:bookmarkEnd w:id="43"/>
      <w:bookmarkEnd w:id="44"/>
      <w:bookmarkEnd w:id="45"/>
      <w:bookmarkEnd w:id="46"/>
      <w:bookmarkEnd w:id="47"/>
      <w:bookmarkEnd w:id="48"/>
      <w:r w:rsidR="000E624F" w:rsidRPr="000E624F">
        <w:rPr>
          <w:rFonts w:ascii="Segoe UI Light" w:hAnsi="Segoe UI Light" w:cs="Segoe UI Light"/>
          <w:sz w:val="20"/>
          <w:szCs w:val="20"/>
        </w:rPr>
        <w:t>correspondientes a un mismo mes, año y serie</w:t>
      </w:r>
      <w:bookmarkEnd w:id="49"/>
    </w:p>
    <w:p w14:paraId="01ED926E" w14:textId="7EAF4B0E" w:rsidR="00A92F0C" w:rsidRPr="002C3352" w:rsidRDefault="00A92F0C" w:rsidP="00A92F0C">
      <w:pPr>
        <w:spacing w:line="276" w:lineRule="auto"/>
        <w:jc w:val="both"/>
        <w:outlineLvl w:val="0"/>
        <w:rPr>
          <w:rFonts w:ascii="Segoe UI Light" w:hAnsi="Segoe UI Light" w:cs="Segoe UI Light"/>
          <w:sz w:val="20"/>
          <w:szCs w:val="20"/>
        </w:rPr>
      </w:pPr>
      <w:bookmarkStart w:id="57" w:name="_Toc234421840"/>
      <w:r w:rsidRPr="002C3352">
        <w:rPr>
          <w:rFonts w:ascii="Segoe UI Light" w:hAnsi="Segoe UI Light" w:cs="Segoe UI Light"/>
          <w:sz w:val="20"/>
          <w:szCs w:val="20"/>
        </w:rPr>
        <w:t>- Generar automáticamente el archivo consolidado de la Unidad de Salud del Trabajador (UST).</w:t>
      </w:r>
      <w:bookmarkEnd w:id="50"/>
      <w:bookmarkEnd w:id="51"/>
      <w:bookmarkEnd w:id="52"/>
      <w:bookmarkEnd w:id="53"/>
      <w:bookmarkEnd w:id="54"/>
      <w:bookmarkEnd w:id="55"/>
      <w:bookmarkEnd w:id="56"/>
      <w:bookmarkEnd w:id="57"/>
    </w:p>
    <w:p w14:paraId="18BAAC54" w14:textId="12538999" w:rsidR="00787F97" w:rsidRDefault="00A92F0C" w:rsidP="00A92F0C">
      <w:pPr>
        <w:spacing w:line="276" w:lineRule="auto"/>
        <w:jc w:val="both"/>
        <w:outlineLvl w:val="0"/>
        <w:rPr>
          <w:rFonts w:ascii="Segoe UI Light" w:hAnsi="Segoe UI Light" w:cs="Segoe UI Light"/>
          <w:sz w:val="20"/>
          <w:szCs w:val="20"/>
        </w:rPr>
      </w:pPr>
      <w:bookmarkStart w:id="58" w:name="_Toc234397191"/>
      <w:bookmarkStart w:id="59" w:name="_Toc234397324"/>
      <w:bookmarkStart w:id="60" w:name="_Toc234397564"/>
      <w:bookmarkStart w:id="61" w:name="_Toc234397769"/>
      <w:bookmarkStart w:id="62" w:name="_Toc234418179"/>
      <w:bookmarkStart w:id="63" w:name="_Toc234419115"/>
      <w:bookmarkStart w:id="64" w:name="_Toc234419281"/>
      <w:bookmarkStart w:id="65" w:name="_Toc234421841"/>
      <w:r w:rsidRPr="002C3352">
        <w:rPr>
          <w:rFonts w:ascii="Segoe UI Light" w:hAnsi="Segoe UI Light" w:cs="Segoe UI Light"/>
          <w:sz w:val="20"/>
          <w:szCs w:val="20"/>
        </w:rPr>
        <w:t>- Dejar un registro (log) de cada ejecución, para facilitar la revisión y el seguimiento del proceso.</w:t>
      </w:r>
      <w:bookmarkEnd w:id="58"/>
      <w:bookmarkEnd w:id="59"/>
      <w:bookmarkEnd w:id="60"/>
      <w:bookmarkEnd w:id="61"/>
      <w:bookmarkEnd w:id="62"/>
      <w:bookmarkEnd w:id="63"/>
      <w:bookmarkEnd w:id="64"/>
      <w:bookmarkEnd w:id="65"/>
    </w:p>
    <w:p w14:paraId="0987E945" w14:textId="77777777" w:rsidR="00787F97" w:rsidRPr="002C3352" w:rsidRDefault="00787F97" w:rsidP="00A92F0C">
      <w:pPr>
        <w:spacing w:line="276" w:lineRule="auto"/>
        <w:jc w:val="both"/>
        <w:outlineLvl w:val="0"/>
        <w:rPr>
          <w:rFonts w:ascii="Segoe UI Light" w:hAnsi="Segoe UI Light" w:cs="Segoe UI Light"/>
          <w:sz w:val="20"/>
          <w:szCs w:val="20"/>
        </w:rPr>
      </w:pPr>
    </w:p>
    <w:p w14:paraId="4B583EF2" w14:textId="19F76609" w:rsidR="00A92F0C" w:rsidRPr="00A56A03" w:rsidRDefault="00A92F0C" w:rsidP="00A56A03">
      <w:pPr>
        <w:pStyle w:val="Estilo1"/>
        <w:rPr>
          <w:rStyle w:val="Ttulodellibro"/>
          <w:b/>
          <w:bCs w:val="0"/>
          <w:color w:val="auto"/>
        </w:rPr>
      </w:pPr>
      <w:bookmarkStart w:id="66" w:name="_Toc234421842"/>
      <w:r w:rsidRPr="00A56A03">
        <w:rPr>
          <w:rStyle w:val="Ttulodellibro"/>
          <w:b/>
          <w:bCs w:val="0"/>
          <w:color w:val="auto"/>
        </w:rPr>
        <w:t>2.F</w:t>
      </w:r>
      <w:r w:rsidR="00A56A03" w:rsidRPr="00A56A03">
        <w:rPr>
          <w:rStyle w:val="Ttulodellibro"/>
          <w:b/>
          <w:bCs w:val="0"/>
          <w:color w:val="auto"/>
        </w:rPr>
        <w:t>uncionalidades</w:t>
      </w:r>
      <w:bookmarkEnd w:id="66"/>
    </w:p>
    <w:p w14:paraId="1373984B" w14:textId="194B8C66" w:rsidR="00A92F0C" w:rsidRPr="002C3352" w:rsidRDefault="00A92F0C" w:rsidP="00A92F0C">
      <w:pPr>
        <w:spacing w:line="276" w:lineRule="auto"/>
        <w:jc w:val="both"/>
        <w:outlineLvl w:val="0"/>
        <w:rPr>
          <w:rFonts w:ascii="Segoe UI Light" w:hAnsi="Segoe UI Light" w:cs="Segoe UI Light"/>
          <w:sz w:val="20"/>
          <w:szCs w:val="20"/>
        </w:rPr>
      </w:pPr>
      <w:bookmarkStart w:id="67" w:name="_Toc234397194"/>
      <w:bookmarkStart w:id="68" w:name="_Toc234397327"/>
      <w:bookmarkStart w:id="69" w:name="_Toc234397567"/>
      <w:bookmarkStart w:id="70" w:name="_Toc234397772"/>
      <w:bookmarkStart w:id="71" w:name="_Toc234418181"/>
      <w:bookmarkStart w:id="72" w:name="_Toc234419117"/>
      <w:bookmarkStart w:id="73" w:name="_Toc234419283"/>
      <w:bookmarkStart w:id="74" w:name="_Toc234421843"/>
      <w:r w:rsidRPr="002C3352">
        <w:rPr>
          <w:rFonts w:ascii="Segoe UI Light" w:hAnsi="Segoe UI Light" w:cs="Segoe UI Light"/>
          <w:sz w:val="20"/>
          <w:szCs w:val="20"/>
        </w:rPr>
        <w:t xml:space="preserve">- </w:t>
      </w:r>
      <w:r w:rsidR="001875D3" w:rsidRPr="001875D3">
        <w:rPr>
          <w:rFonts w:ascii="Segoe UI Light" w:hAnsi="Segoe UI Light" w:cs="Segoe UI Light"/>
          <w:sz w:val="20"/>
          <w:szCs w:val="20"/>
        </w:rPr>
        <w:t>Detecta automáticamente los archivos REM cuyo nombre cumple con el formato establecido.</w:t>
      </w:r>
      <w:bookmarkEnd w:id="67"/>
      <w:bookmarkEnd w:id="68"/>
      <w:bookmarkEnd w:id="69"/>
      <w:bookmarkEnd w:id="70"/>
      <w:bookmarkEnd w:id="71"/>
      <w:bookmarkEnd w:id="72"/>
      <w:bookmarkEnd w:id="73"/>
      <w:bookmarkEnd w:id="74"/>
    </w:p>
    <w:p w14:paraId="54A62892" w14:textId="1FCB700E" w:rsidR="00A92F0C" w:rsidRPr="002C3352" w:rsidRDefault="00A92F0C" w:rsidP="00A92F0C">
      <w:pPr>
        <w:spacing w:line="276" w:lineRule="auto"/>
        <w:jc w:val="both"/>
        <w:outlineLvl w:val="0"/>
        <w:rPr>
          <w:rFonts w:ascii="Segoe UI Light" w:hAnsi="Segoe UI Light" w:cs="Segoe UI Light"/>
          <w:sz w:val="20"/>
          <w:szCs w:val="20"/>
        </w:rPr>
      </w:pPr>
      <w:bookmarkStart w:id="75" w:name="_Toc234397195"/>
      <w:bookmarkStart w:id="76" w:name="_Toc234397328"/>
      <w:bookmarkStart w:id="77" w:name="_Toc234397568"/>
      <w:bookmarkStart w:id="78" w:name="_Toc234397773"/>
      <w:bookmarkStart w:id="79" w:name="_Toc234418182"/>
      <w:bookmarkStart w:id="80" w:name="_Toc234419118"/>
      <w:bookmarkStart w:id="81" w:name="_Toc234419284"/>
      <w:bookmarkStart w:id="82" w:name="_Toc234421844"/>
      <w:r w:rsidRPr="002C3352">
        <w:rPr>
          <w:rFonts w:ascii="Segoe UI Light" w:hAnsi="Segoe UI Light" w:cs="Segoe UI Light"/>
          <w:sz w:val="20"/>
          <w:szCs w:val="20"/>
        </w:rPr>
        <w:t xml:space="preserve">- </w:t>
      </w:r>
      <w:r w:rsidR="001875D3">
        <w:rPr>
          <w:rFonts w:ascii="Segoe UI Light" w:hAnsi="Segoe UI Light" w:cs="Segoe UI Light"/>
          <w:sz w:val="20"/>
          <w:szCs w:val="20"/>
        </w:rPr>
        <w:t>V</w:t>
      </w:r>
      <w:r w:rsidR="001875D3" w:rsidRPr="001875D3">
        <w:rPr>
          <w:rFonts w:ascii="Segoe UI Light" w:hAnsi="Segoe UI Light" w:cs="Segoe UI Light"/>
          <w:sz w:val="20"/>
          <w:szCs w:val="20"/>
        </w:rPr>
        <w:t>erifica que existan los seis archivos requeridos antes de iniciar el procesamiento</w:t>
      </w:r>
      <w:r w:rsidR="001875D3">
        <w:rPr>
          <w:rFonts w:ascii="Segoe UI Light" w:hAnsi="Segoe UI Light" w:cs="Segoe UI Light"/>
          <w:sz w:val="20"/>
          <w:szCs w:val="20"/>
        </w:rPr>
        <w:t xml:space="preserve"> </w:t>
      </w:r>
      <w:r w:rsidRPr="002C3352">
        <w:rPr>
          <w:rFonts w:ascii="Segoe UI Light" w:hAnsi="Segoe UI Light" w:cs="Segoe UI Light"/>
          <w:sz w:val="20"/>
          <w:szCs w:val="20"/>
        </w:rPr>
        <w:t>(los tres orígenes, en ambas series A y B</w:t>
      </w:r>
      <w:bookmarkEnd w:id="75"/>
      <w:bookmarkEnd w:id="76"/>
      <w:bookmarkEnd w:id="77"/>
      <w:bookmarkEnd w:id="78"/>
      <w:bookmarkEnd w:id="79"/>
      <w:bookmarkEnd w:id="80"/>
      <w:bookmarkEnd w:id="81"/>
      <w:r w:rsidR="001875D3">
        <w:rPr>
          <w:rFonts w:ascii="Segoe UI Light" w:hAnsi="Segoe UI Light" w:cs="Segoe UI Light"/>
          <w:sz w:val="20"/>
          <w:szCs w:val="20"/>
        </w:rPr>
        <w:t>).</w:t>
      </w:r>
      <w:bookmarkEnd w:id="82"/>
    </w:p>
    <w:p w14:paraId="056F5324" w14:textId="77777777" w:rsidR="00A92F0C" w:rsidRPr="002C3352" w:rsidRDefault="00A92F0C" w:rsidP="00A92F0C">
      <w:pPr>
        <w:spacing w:line="276" w:lineRule="auto"/>
        <w:jc w:val="both"/>
        <w:outlineLvl w:val="0"/>
        <w:rPr>
          <w:rFonts w:ascii="Segoe UI Light" w:hAnsi="Segoe UI Light" w:cs="Segoe UI Light"/>
          <w:sz w:val="20"/>
          <w:szCs w:val="20"/>
        </w:rPr>
      </w:pPr>
      <w:bookmarkStart w:id="83" w:name="_Toc234397196"/>
      <w:bookmarkStart w:id="84" w:name="_Toc234397329"/>
      <w:bookmarkStart w:id="85" w:name="_Toc234397569"/>
      <w:bookmarkStart w:id="86" w:name="_Toc234397774"/>
      <w:bookmarkStart w:id="87" w:name="_Toc234418183"/>
      <w:bookmarkStart w:id="88" w:name="_Toc234419119"/>
      <w:bookmarkStart w:id="89" w:name="_Toc234419285"/>
      <w:bookmarkStart w:id="90" w:name="_Toc234421845"/>
      <w:r w:rsidRPr="002C3352">
        <w:rPr>
          <w:rFonts w:ascii="Segoe UI Light" w:hAnsi="Segoe UI Light" w:cs="Segoe UI Light"/>
          <w:sz w:val="20"/>
          <w:szCs w:val="20"/>
        </w:rPr>
        <w:lastRenderedPageBreak/>
        <w:t>- Permite seleccionar, mediante una ventana emergente, el año de los documentos que se desea procesar.</w:t>
      </w:r>
      <w:bookmarkEnd w:id="83"/>
      <w:bookmarkEnd w:id="84"/>
      <w:bookmarkEnd w:id="85"/>
      <w:bookmarkEnd w:id="86"/>
      <w:bookmarkEnd w:id="87"/>
      <w:bookmarkEnd w:id="88"/>
      <w:bookmarkEnd w:id="89"/>
      <w:bookmarkEnd w:id="90"/>
    </w:p>
    <w:p w14:paraId="1AD54759" w14:textId="77777777" w:rsidR="00A92F0C" w:rsidRPr="002C3352" w:rsidRDefault="00A92F0C" w:rsidP="00A92F0C">
      <w:pPr>
        <w:spacing w:line="276" w:lineRule="auto"/>
        <w:jc w:val="both"/>
        <w:outlineLvl w:val="0"/>
        <w:rPr>
          <w:rFonts w:ascii="Segoe UI Light" w:hAnsi="Segoe UI Light" w:cs="Segoe UI Light"/>
          <w:sz w:val="20"/>
          <w:szCs w:val="20"/>
        </w:rPr>
      </w:pPr>
      <w:bookmarkStart w:id="91" w:name="_Toc234397197"/>
      <w:bookmarkStart w:id="92" w:name="_Toc234397330"/>
      <w:bookmarkStart w:id="93" w:name="_Toc234397570"/>
      <w:bookmarkStart w:id="94" w:name="_Toc234397775"/>
      <w:bookmarkStart w:id="95" w:name="_Toc234418184"/>
      <w:bookmarkStart w:id="96" w:name="_Toc234419120"/>
      <w:bookmarkStart w:id="97" w:name="_Toc234419286"/>
      <w:bookmarkStart w:id="98" w:name="_Toc234421846"/>
      <w:r w:rsidRPr="002C3352">
        <w:rPr>
          <w:rFonts w:ascii="Segoe UI Light" w:hAnsi="Segoe UI Light" w:cs="Segoe UI Light"/>
          <w:sz w:val="20"/>
          <w:szCs w:val="20"/>
        </w:rPr>
        <w:t>- Valida que el año seleccionado coincida con el año real registrado en los documentos cargados.</w:t>
      </w:r>
      <w:bookmarkEnd w:id="91"/>
      <w:bookmarkEnd w:id="92"/>
      <w:bookmarkEnd w:id="93"/>
      <w:bookmarkEnd w:id="94"/>
      <w:bookmarkEnd w:id="95"/>
      <w:bookmarkEnd w:id="96"/>
      <w:bookmarkEnd w:id="97"/>
      <w:bookmarkEnd w:id="98"/>
    </w:p>
    <w:p w14:paraId="031EEED0" w14:textId="77777777" w:rsidR="00A92F0C" w:rsidRPr="002C3352" w:rsidRDefault="00A92F0C" w:rsidP="00A92F0C">
      <w:pPr>
        <w:spacing w:line="276" w:lineRule="auto"/>
        <w:jc w:val="both"/>
        <w:outlineLvl w:val="0"/>
        <w:rPr>
          <w:rFonts w:ascii="Segoe UI Light" w:hAnsi="Segoe UI Light" w:cs="Segoe UI Light"/>
          <w:sz w:val="20"/>
          <w:szCs w:val="20"/>
        </w:rPr>
      </w:pPr>
      <w:bookmarkStart w:id="99" w:name="_Toc234397198"/>
      <w:bookmarkStart w:id="100" w:name="_Toc234397331"/>
      <w:bookmarkStart w:id="101" w:name="_Toc234397571"/>
      <w:bookmarkStart w:id="102" w:name="_Toc234397776"/>
      <w:bookmarkStart w:id="103" w:name="_Toc234418185"/>
      <w:bookmarkStart w:id="104" w:name="_Toc234419121"/>
      <w:bookmarkStart w:id="105" w:name="_Toc234419287"/>
      <w:bookmarkStart w:id="106" w:name="_Toc234421847"/>
      <w:r w:rsidRPr="002C3352">
        <w:rPr>
          <w:rFonts w:ascii="Segoe UI Light" w:hAnsi="Segoe UI Light" w:cs="Segoe UI Light"/>
          <w:sz w:val="20"/>
          <w:szCs w:val="20"/>
        </w:rPr>
        <w:t>- Suma, celda a celda, los valores de los tres archivos de origen, de acuerdo con los rangos definidos para cada serie, año y versión.</w:t>
      </w:r>
      <w:bookmarkEnd w:id="99"/>
      <w:bookmarkEnd w:id="100"/>
      <w:bookmarkEnd w:id="101"/>
      <w:bookmarkEnd w:id="102"/>
      <w:bookmarkEnd w:id="103"/>
      <w:bookmarkEnd w:id="104"/>
      <w:bookmarkEnd w:id="105"/>
      <w:bookmarkEnd w:id="106"/>
    </w:p>
    <w:p w14:paraId="5708FE76" w14:textId="1A33D327" w:rsidR="00A92F0C" w:rsidRDefault="00A92F0C" w:rsidP="00A92F0C">
      <w:pPr>
        <w:spacing w:line="276" w:lineRule="auto"/>
        <w:jc w:val="both"/>
        <w:outlineLvl w:val="0"/>
        <w:rPr>
          <w:rFonts w:ascii="Segoe UI Light" w:hAnsi="Segoe UI Light" w:cs="Segoe UI Light"/>
          <w:sz w:val="20"/>
          <w:szCs w:val="20"/>
        </w:rPr>
      </w:pPr>
      <w:bookmarkStart w:id="107" w:name="_Toc234397199"/>
      <w:bookmarkStart w:id="108" w:name="_Toc234397332"/>
      <w:bookmarkStart w:id="109" w:name="_Toc234397572"/>
      <w:bookmarkStart w:id="110" w:name="_Toc234397777"/>
      <w:bookmarkStart w:id="111" w:name="_Toc234418186"/>
      <w:bookmarkStart w:id="112" w:name="_Toc234419122"/>
      <w:bookmarkStart w:id="113" w:name="_Toc234419288"/>
      <w:bookmarkStart w:id="114" w:name="_Toc234421848"/>
      <w:r w:rsidRPr="002C3352">
        <w:rPr>
          <w:rFonts w:ascii="Segoe UI Light" w:hAnsi="Segoe UI Light" w:cs="Segoe UI Light"/>
          <w:sz w:val="20"/>
          <w:szCs w:val="20"/>
        </w:rPr>
        <w:t>- Genera un archivo consolidado nuevo por cada serie y mes procesado, con el encabezado editado automáticamente para identificar el reporte como UST.</w:t>
      </w:r>
      <w:bookmarkEnd w:id="107"/>
      <w:bookmarkEnd w:id="108"/>
      <w:bookmarkEnd w:id="109"/>
      <w:bookmarkEnd w:id="110"/>
      <w:bookmarkEnd w:id="111"/>
      <w:bookmarkEnd w:id="112"/>
      <w:bookmarkEnd w:id="113"/>
      <w:bookmarkEnd w:id="114"/>
    </w:p>
    <w:p w14:paraId="78290580" w14:textId="77777777" w:rsidR="00787F97" w:rsidRPr="002C3352" w:rsidRDefault="00787F97" w:rsidP="00A92F0C">
      <w:pPr>
        <w:spacing w:line="276" w:lineRule="auto"/>
        <w:jc w:val="both"/>
        <w:outlineLvl w:val="0"/>
        <w:rPr>
          <w:rFonts w:ascii="Segoe UI Light" w:hAnsi="Segoe UI Light" w:cs="Segoe UI Light"/>
          <w:sz w:val="20"/>
          <w:szCs w:val="20"/>
        </w:rPr>
      </w:pPr>
    </w:p>
    <w:p w14:paraId="493F59DC" w14:textId="13E53EE0" w:rsidR="004F076F" w:rsidRDefault="00D04EF0" w:rsidP="004F076F">
      <w:pPr>
        <w:spacing w:line="276" w:lineRule="auto"/>
        <w:jc w:val="both"/>
        <w:outlineLvl w:val="0"/>
        <w:rPr>
          <w:rStyle w:val="Ttulodellibro"/>
          <w:b/>
          <w:bCs/>
          <w:color w:val="auto"/>
        </w:rPr>
      </w:pPr>
      <w:bookmarkStart w:id="115" w:name="_Toc234421849"/>
      <w:r w:rsidRPr="007F4C4F">
        <w:rPr>
          <w:rStyle w:val="Ttulodellibro"/>
          <w:b/>
          <w:bCs/>
          <w:color w:val="auto"/>
        </w:rPr>
        <w:t>Preparación del aplicativo</w:t>
      </w:r>
      <w:bookmarkEnd w:id="115"/>
    </w:p>
    <w:p w14:paraId="7C86B472" w14:textId="5EA8325D" w:rsidR="004F076F" w:rsidRPr="0076776B" w:rsidRDefault="004F076F" w:rsidP="004F076F">
      <w:pPr>
        <w:rPr>
          <w:rFonts w:ascii="Segoe UI Light" w:hAnsi="Segoe UI Light" w:cs="Segoe UI Light"/>
          <w:sz w:val="20"/>
          <w:szCs w:val="20"/>
          <w:u w:color="823B0B" w:themeColor="accent2" w:themeShade="7F"/>
        </w:rPr>
      </w:pPr>
      <w:r w:rsidRPr="0076776B">
        <w:rPr>
          <w:rFonts w:ascii="Segoe UI Light" w:hAnsi="Segoe UI Light" w:cs="Segoe UI Light"/>
          <w:sz w:val="20"/>
          <w:szCs w:val="20"/>
          <w:u w:color="823B0B" w:themeColor="accent2" w:themeShade="7F"/>
        </w:rPr>
        <w:t>Antes de ejecutar el aplicativo por primera vez, es necesario preparar el directorio de trabajo.</w:t>
      </w:r>
    </w:p>
    <w:p w14:paraId="6AA8058A" w14:textId="7904D3D4" w:rsidR="004F076F" w:rsidRPr="004F076F" w:rsidRDefault="00D04EF0" w:rsidP="007E72EC">
      <w:pPr>
        <w:pStyle w:val="Prrafodelista"/>
        <w:numPr>
          <w:ilvl w:val="0"/>
          <w:numId w:val="30"/>
        </w:numPr>
        <w:spacing w:line="276" w:lineRule="auto"/>
        <w:ind w:left="360"/>
        <w:jc w:val="both"/>
        <w:outlineLvl w:val="0"/>
        <w:rPr>
          <w:rFonts w:ascii="Segoe UI Light" w:hAnsi="Segoe UI Light" w:cs="Segoe UI Light"/>
          <w:i/>
          <w:iCs/>
          <w:sz w:val="20"/>
          <w:szCs w:val="20"/>
        </w:rPr>
      </w:pPr>
      <w:bookmarkStart w:id="116" w:name="_Toc234421850"/>
      <w:r w:rsidRPr="004F076F">
        <w:rPr>
          <w:rFonts w:ascii="Segoe UI Light" w:hAnsi="Segoe UI Light" w:cs="Segoe UI Light"/>
          <w:sz w:val="20"/>
          <w:szCs w:val="20"/>
        </w:rPr>
        <w:t xml:space="preserve">Obtener el archivo comprimido </w:t>
      </w:r>
      <w:r w:rsidRPr="004F076F">
        <w:rPr>
          <w:rFonts w:ascii="Segoe UI Light" w:hAnsi="Segoe UI Light" w:cs="Segoe UI Light"/>
          <w:i/>
          <w:iCs/>
          <w:sz w:val="20"/>
          <w:szCs w:val="20"/>
        </w:rPr>
        <w:t>“acumulado-</w:t>
      </w:r>
      <w:proofErr w:type="spellStart"/>
      <w:r w:rsidRPr="004F076F">
        <w:rPr>
          <w:rFonts w:ascii="Segoe UI Light" w:hAnsi="Segoe UI Light" w:cs="Segoe UI Light"/>
          <w:i/>
          <w:iCs/>
          <w:sz w:val="20"/>
          <w:szCs w:val="20"/>
        </w:rPr>
        <w:t>ust.rar</w:t>
      </w:r>
      <w:proofErr w:type="spellEnd"/>
      <w:r w:rsidRPr="004F076F">
        <w:rPr>
          <w:rFonts w:ascii="Segoe UI Light" w:hAnsi="Segoe UI Light" w:cs="Segoe UI Light"/>
          <w:i/>
          <w:iCs/>
          <w:sz w:val="20"/>
          <w:szCs w:val="20"/>
        </w:rPr>
        <w:t>”</w:t>
      </w:r>
      <w:r w:rsidRPr="004F076F">
        <w:rPr>
          <w:rFonts w:ascii="Segoe UI Light" w:hAnsi="Segoe UI Light" w:cs="Segoe UI Light"/>
          <w:sz w:val="20"/>
          <w:szCs w:val="20"/>
        </w:rPr>
        <w:t xml:space="preserve"> correspondiente a la versión vigente.</w:t>
      </w:r>
      <w:bookmarkEnd w:id="116"/>
    </w:p>
    <w:p w14:paraId="7406E90E" w14:textId="77777777" w:rsidR="004F076F" w:rsidRPr="004F076F" w:rsidRDefault="00D04EF0" w:rsidP="00C6658B">
      <w:pPr>
        <w:pStyle w:val="Prrafodelista"/>
        <w:numPr>
          <w:ilvl w:val="0"/>
          <w:numId w:val="30"/>
        </w:numPr>
        <w:spacing w:line="276" w:lineRule="auto"/>
        <w:ind w:left="360"/>
        <w:jc w:val="both"/>
        <w:outlineLvl w:val="0"/>
        <w:rPr>
          <w:rFonts w:ascii="Segoe UI Light" w:hAnsi="Segoe UI Light" w:cs="Segoe UI Light"/>
          <w:i/>
          <w:iCs/>
          <w:sz w:val="20"/>
          <w:szCs w:val="20"/>
        </w:rPr>
      </w:pPr>
      <w:bookmarkStart w:id="117" w:name="_Toc234421851"/>
      <w:r w:rsidRPr="004F076F">
        <w:rPr>
          <w:rFonts w:ascii="Segoe UI Light" w:hAnsi="Segoe UI Light" w:cs="Segoe UI Light"/>
          <w:sz w:val="20"/>
          <w:szCs w:val="20"/>
        </w:rPr>
        <w:t>Descomprimir el archivo en la ubicación de su preferencia utilizando una herramienta de descompresión (por ejemplo, WinRAR o 7-Zip).</w:t>
      </w:r>
      <w:bookmarkEnd w:id="117"/>
    </w:p>
    <w:p w14:paraId="50501EEC" w14:textId="33197E16" w:rsidR="00D04EF0" w:rsidRPr="004F076F" w:rsidRDefault="00D04EF0" w:rsidP="00C6658B">
      <w:pPr>
        <w:pStyle w:val="Prrafodelista"/>
        <w:numPr>
          <w:ilvl w:val="0"/>
          <w:numId w:val="30"/>
        </w:numPr>
        <w:spacing w:line="276" w:lineRule="auto"/>
        <w:ind w:left="360"/>
        <w:jc w:val="both"/>
        <w:outlineLvl w:val="0"/>
        <w:rPr>
          <w:rFonts w:ascii="Segoe UI Light" w:hAnsi="Segoe UI Light" w:cs="Segoe UI Light"/>
          <w:i/>
          <w:iCs/>
          <w:sz w:val="20"/>
          <w:szCs w:val="20"/>
        </w:rPr>
      </w:pPr>
      <w:bookmarkStart w:id="118" w:name="_Toc234421852"/>
      <w:r w:rsidRPr="004F076F">
        <w:rPr>
          <w:rFonts w:ascii="Segoe UI Light" w:hAnsi="Segoe UI Light" w:cs="Segoe UI Light"/>
          <w:sz w:val="20"/>
          <w:szCs w:val="20"/>
        </w:rPr>
        <w:t>Una vez descomprimido el archivo, se obtendrá una carpeta denominada “</w:t>
      </w:r>
      <w:r w:rsidRPr="004F076F">
        <w:rPr>
          <w:rFonts w:ascii="Segoe UI Light" w:hAnsi="Segoe UI Light" w:cs="Segoe UI Light"/>
          <w:i/>
          <w:iCs/>
          <w:sz w:val="20"/>
          <w:szCs w:val="20"/>
        </w:rPr>
        <w:t>acumulado-</w:t>
      </w:r>
      <w:proofErr w:type="spellStart"/>
      <w:r w:rsidRPr="004F076F">
        <w:rPr>
          <w:rFonts w:ascii="Segoe UI Light" w:hAnsi="Segoe UI Light" w:cs="Segoe UI Light"/>
          <w:i/>
          <w:iCs/>
          <w:sz w:val="20"/>
          <w:szCs w:val="20"/>
        </w:rPr>
        <w:t>ust</w:t>
      </w:r>
      <w:proofErr w:type="spellEnd"/>
      <w:r w:rsidRPr="004F076F">
        <w:rPr>
          <w:rFonts w:ascii="Segoe UI Light" w:hAnsi="Segoe UI Light" w:cs="Segoe UI Light"/>
          <w:i/>
          <w:iCs/>
          <w:sz w:val="20"/>
          <w:szCs w:val="20"/>
        </w:rPr>
        <w:t>”</w:t>
      </w:r>
      <w:r w:rsidRPr="004F076F">
        <w:rPr>
          <w:rFonts w:ascii="Segoe UI Light" w:hAnsi="Segoe UI Light" w:cs="Segoe UI Light"/>
          <w:i/>
          <w:iCs/>
          <w:sz w:val="20"/>
          <w:szCs w:val="20"/>
        </w:rPr>
        <w:t xml:space="preserve"> </w:t>
      </w:r>
      <w:r w:rsidRPr="004F076F">
        <w:rPr>
          <w:rFonts w:ascii="Segoe UI Light" w:hAnsi="Segoe UI Light" w:cs="Segoe UI Light"/>
          <w:sz w:val="20"/>
          <w:szCs w:val="20"/>
        </w:rPr>
        <w:t>el cual puede ser nombrado libremente por el usuario</w:t>
      </w:r>
      <w:r w:rsidRPr="004F076F">
        <w:rPr>
          <w:rFonts w:ascii="Segoe UI Light" w:hAnsi="Segoe UI Light" w:cs="Segoe UI Light"/>
          <w:sz w:val="20"/>
          <w:szCs w:val="20"/>
        </w:rPr>
        <w:t xml:space="preserve"> y</w:t>
      </w:r>
      <w:r w:rsidRPr="004F076F">
        <w:rPr>
          <w:rFonts w:ascii="Segoe UI Light" w:hAnsi="Segoe UI Light" w:cs="Segoe UI Light"/>
          <w:sz w:val="20"/>
          <w:szCs w:val="20"/>
        </w:rPr>
        <w:t xml:space="preserve"> cuya estructura debe ser como muestra la “</w:t>
      </w:r>
      <w:r w:rsidRPr="004F076F">
        <w:rPr>
          <w:rFonts w:ascii="Segoe UI Light" w:hAnsi="Segoe UI Light" w:cs="Segoe UI Light"/>
          <w:i/>
          <w:iCs/>
          <w:sz w:val="20"/>
          <w:szCs w:val="20"/>
        </w:rPr>
        <w:t>Figura 1: Directorio inicial del proyecto”.</w:t>
      </w:r>
      <w:bookmarkEnd w:id="118"/>
    </w:p>
    <w:p w14:paraId="21F841A3" w14:textId="77777777" w:rsidR="007F4C4F" w:rsidRPr="007F4C4F" w:rsidRDefault="007F4C4F" w:rsidP="007F4C4F">
      <w:pPr>
        <w:spacing w:line="276" w:lineRule="auto"/>
        <w:jc w:val="both"/>
        <w:outlineLvl w:val="0"/>
        <w:rPr>
          <w:rStyle w:val="Ttulodellibro"/>
          <w:rFonts w:ascii="Segoe UI Light" w:hAnsi="Segoe UI Light" w:cs="Segoe UI Light"/>
          <w:i/>
          <w:iCs/>
          <w:caps w:val="0"/>
          <w:color w:val="auto"/>
          <w:spacing w:val="0"/>
          <w:sz w:val="20"/>
          <w:szCs w:val="20"/>
        </w:rPr>
      </w:pPr>
    </w:p>
    <w:p w14:paraId="7CF5BA07" w14:textId="744AFB69" w:rsidR="00A92F0C" w:rsidRPr="00A56A03" w:rsidRDefault="00A92F0C" w:rsidP="007F4C4F">
      <w:pPr>
        <w:spacing w:line="276" w:lineRule="auto"/>
        <w:jc w:val="both"/>
        <w:outlineLvl w:val="0"/>
        <w:rPr>
          <w:rStyle w:val="Ttulodellibro"/>
          <w:b/>
          <w:bCs/>
          <w:color w:val="auto"/>
        </w:rPr>
      </w:pPr>
      <w:bookmarkStart w:id="119" w:name="_Toc234421853"/>
      <w:r w:rsidRPr="007F4C4F">
        <w:rPr>
          <w:rStyle w:val="Ttulodellibro"/>
          <w:b/>
          <w:bCs/>
          <w:color w:val="auto"/>
        </w:rPr>
        <w:t>R</w:t>
      </w:r>
      <w:r w:rsidR="00A56A03" w:rsidRPr="007F4C4F">
        <w:rPr>
          <w:rStyle w:val="Ttulodellibro"/>
          <w:b/>
          <w:bCs/>
          <w:color w:val="auto"/>
        </w:rPr>
        <w:t>equisitos</w:t>
      </w:r>
      <w:bookmarkEnd w:id="119"/>
    </w:p>
    <w:p w14:paraId="7960676B" w14:textId="286ED389" w:rsidR="003A13FB" w:rsidRDefault="003A13FB" w:rsidP="008D5AB0">
      <w:pPr>
        <w:spacing w:line="276" w:lineRule="auto"/>
        <w:jc w:val="both"/>
        <w:outlineLvl w:val="0"/>
        <w:rPr>
          <w:rFonts w:ascii="Segoe UI Light" w:hAnsi="Segoe UI Light" w:cs="Segoe UI Light"/>
          <w:sz w:val="20"/>
          <w:szCs w:val="20"/>
        </w:rPr>
      </w:pPr>
      <w:bookmarkStart w:id="120" w:name="_Toc234397201"/>
      <w:bookmarkStart w:id="121" w:name="_Toc234397334"/>
      <w:bookmarkStart w:id="122" w:name="_Toc234397574"/>
      <w:bookmarkStart w:id="123" w:name="_Toc234397779"/>
      <w:bookmarkStart w:id="124" w:name="_Toc234418189"/>
      <w:bookmarkStart w:id="125" w:name="_Toc234419291"/>
      <w:bookmarkStart w:id="126" w:name="_Toc234421854"/>
      <w:r w:rsidRPr="003A13FB">
        <w:rPr>
          <w:rFonts w:ascii="Segoe UI Light" w:hAnsi="Segoe UI Light" w:cs="Segoe UI Light"/>
          <w:sz w:val="20"/>
          <w:szCs w:val="20"/>
        </w:rPr>
        <w:t xml:space="preserve">Antes de ejecutar el aplicativo, se recomienda verificar que los archivos REM estén libres de errores de formato utilizando el aplicativo </w:t>
      </w:r>
      <w:r w:rsidRPr="003A13FB">
        <w:rPr>
          <w:rFonts w:ascii="Segoe UI Light" w:hAnsi="Segoe UI Light" w:cs="Segoe UI Light"/>
          <w:i/>
          <w:iCs/>
          <w:sz w:val="20"/>
          <w:szCs w:val="20"/>
        </w:rPr>
        <w:t>“v</w:t>
      </w:r>
      <w:r w:rsidRPr="003A13FB">
        <w:rPr>
          <w:rFonts w:ascii="Segoe UI Light" w:hAnsi="Segoe UI Light" w:cs="Segoe UI Light"/>
          <w:i/>
          <w:iCs/>
          <w:sz w:val="20"/>
          <w:szCs w:val="20"/>
        </w:rPr>
        <w:t>alidador</w:t>
      </w:r>
      <w:r w:rsidRPr="003A13FB">
        <w:rPr>
          <w:rFonts w:ascii="Segoe UI Light" w:hAnsi="Segoe UI Light" w:cs="Segoe UI Light"/>
          <w:i/>
          <w:iCs/>
          <w:sz w:val="20"/>
          <w:szCs w:val="20"/>
        </w:rPr>
        <w:t>-c</w:t>
      </w:r>
      <w:r w:rsidRPr="003A13FB">
        <w:rPr>
          <w:rFonts w:ascii="Segoe UI Light" w:hAnsi="Segoe UI Light" w:cs="Segoe UI Light"/>
          <w:i/>
          <w:iCs/>
          <w:sz w:val="20"/>
          <w:szCs w:val="20"/>
        </w:rPr>
        <w:t>onsistencias</w:t>
      </w:r>
      <w:r w:rsidRPr="003A13FB">
        <w:rPr>
          <w:rFonts w:ascii="Segoe UI Light" w:hAnsi="Segoe UI Light" w:cs="Segoe UI Light"/>
          <w:i/>
          <w:iCs/>
          <w:sz w:val="20"/>
          <w:szCs w:val="20"/>
        </w:rPr>
        <w:t>-rem.exe”</w:t>
      </w:r>
      <w:r w:rsidRPr="003A13FB">
        <w:rPr>
          <w:rFonts w:ascii="Segoe UI Light" w:hAnsi="Segoe UI Light" w:cs="Segoe UI Light"/>
          <w:sz w:val="20"/>
          <w:szCs w:val="20"/>
        </w:rPr>
        <w:t>, ya que el proceso de consolidación asume que los archivos son válidos</w:t>
      </w:r>
      <w:r>
        <w:rPr>
          <w:rFonts w:ascii="Segoe UI Light" w:hAnsi="Segoe UI Light" w:cs="Segoe UI Light"/>
          <w:sz w:val="20"/>
          <w:szCs w:val="20"/>
        </w:rPr>
        <w:t>.</w:t>
      </w:r>
      <w:bookmarkEnd w:id="126"/>
    </w:p>
    <w:p w14:paraId="790851C2" w14:textId="3EB5EE16" w:rsidR="00A00CB9" w:rsidRDefault="00A92F0C" w:rsidP="008D5AB0">
      <w:pPr>
        <w:spacing w:line="276" w:lineRule="auto"/>
        <w:jc w:val="both"/>
        <w:outlineLvl w:val="0"/>
        <w:rPr>
          <w:rFonts w:ascii="Segoe UI Light" w:hAnsi="Segoe UI Light" w:cs="Segoe UI Light"/>
          <w:i/>
          <w:iCs/>
          <w:sz w:val="20"/>
          <w:szCs w:val="20"/>
        </w:rPr>
      </w:pPr>
      <w:bookmarkStart w:id="127" w:name="_Toc234421855"/>
      <w:r w:rsidRPr="002C3352">
        <w:rPr>
          <w:rFonts w:ascii="Segoe UI Light" w:hAnsi="Segoe UI Light" w:cs="Segoe UI Light"/>
          <w:sz w:val="20"/>
          <w:szCs w:val="20"/>
        </w:rPr>
        <w:t>Para ejecutar el aplicativo</w:t>
      </w:r>
      <w:r w:rsidR="003A13FB">
        <w:rPr>
          <w:rFonts w:ascii="Segoe UI Light" w:hAnsi="Segoe UI Light" w:cs="Segoe UI Light"/>
          <w:sz w:val="20"/>
          <w:szCs w:val="20"/>
        </w:rPr>
        <w:t>,</w:t>
      </w:r>
      <w:r w:rsidRPr="002C3352">
        <w:rPr>
          <w:rFonts w:ascii="Segoe UI Light" w:hAnsi="Segoe UI Light" w:cs="Segoe UI Light"/>
          <w:sz w:val="20"/>
          <w:szCs w:val="20"/>
        </w:rPr>
        <w:t xml:space="preserve"> es necesario contar con un directorio principal, el cual puede ser nombrado libremente por el usuario por ejemplo </w:t>
      </w:r>
      <w:r w:rsidRPr="00286975">
        <w:rPr>
          <w:rFonts w:ascii="Segoe UI Light" w:hAnsi="Segoe UI Light" w:cs="Segoe UI Light"/>
          <w:i/>
          <w:iCs/>
          <w:sz w:val="20"/>
          <w:szCs w:val="20"/>
        </w:rPr>
        <w:t>"acumulado-</w:t>
      </w:r>
      <w:proofErr w:type="spellStart"/>
      <w:r w:rsidRPr="00286975">
        <w:rPr>
          <w:rFonts w:ascii="Segoe UI Light" w:hAnsi="Segoe UI Light" w:cs="Segoe UI Light"/>
          <w:i/>
          <w:iCs/>
          <w:sz w:val="20"/>
          <w:szCs w:val="20"/>
        </w:rPr>
        <w:t>ust</w:t>
      </w:r>
      <w:proofErr w:type="spellEnd"/>
      <w:r w:rsidRPr="00286975">
        <w:rPr>
          <w:rFonts w:ascii="Segoe UI Light" w:hAnsi="Segoe UI Light" w:cs="Segoe UI Light"/>
          <w:i/>
          <w:iCs/>
          <w:sz w:val="20"/>
          <w:szCs w:val="20"/>
        </w:rPr>
        <w:t>"</w:t>
      </w:r>
      <w:r w:rsidR="00A00CB9">
        <w:rPr>
          <w:rFonts w:ascii="Segoe UI Light" w:hAnsi="Segoe UI Light" w:cs="Segoe UI Light"/>
          <w:sz w:val="20"/>
          <w:szCs w:val="20"/>
        </w:rPr>
        <w:t xml:space="preserve"> como muestra la “</w:t>
      </w:r>
      <w:r w:rsidR="00A00CB9" w:rsidRPr="00A00CB9">
        <w:rPr>
          <w:rFonts w:ascii="Segoe UI Light" w:hAnsi="Segoe UI Light" w:cs="Segoe UI Light"/>
          <w:i/>
          <w:iCs/>
          <w:sz w:val="20"/>
          <w:szCs w:val="20"/>
        </w:rPr>
        <w:t>Figura 1: Directorio inicial del proyecto”</w:t>
      </w:r>
      <w:r w:rsidR="00A00CB9">
        <w:rPr>
          <w:rFonts w:ascii="Segoe UI Light" w:hAnsi="Segoe UI Light" w:cs="Segoe UI Light"/>
          <w:i/>
          <w:iCs/>
          <w:sz w:val="20"/>
          <w:szCs w:val="20"/>
        </w:rPr>
        <w:t>.</w:t>
      </w:r>
      <w:bookmarkEnd w:id="124"/>
      <w:bookmarkEnd w:id="125"/>
      <w:bookmarkEnd w:id="127"/>
    </w:p>
    <w:p w14:paraId="1CBA2E5E" w14:textId="4BF6FC33" w:rsidR="00B302FD" w:rsidRDefault="00B302FD" w:rsidP="008D5AB0">
      <w:pPr>
        <w:spacing w:line="276" w:lineRule="auto"/>
        <w:jc w:val="both"/>
        <w:outlineLvl w:val="0"/>
        <w:rPr>
          <w:rFonts w:ascii="Segoe UI Light" w:hAnsi="Segoe UI Light" w:cs="Segoe UI Light"/>
          <w:sz w:val="20"/>
          <w:szCs w:val="20"/>
        </w:rPr>
      </w:pPr>
      <w:bookmarkStart w:id="128" w:name="_Toc234397216"/>
      <w:bookmarkStart w:id="129" w:name="_Toc234397349"/>
      <w:bookmarkStart w:id="130" w:name="_Toc234397589"/>
      <w:bookmarkStart w:id="131" w:name="_Toc234397794"/>
      <w:bookmarkStart w:id="132" w:name="_Toc234418190"/>
      <w:bookmarkStart w:id="133" w:name="_Toc234419292"/>
      <w:bookmarkStart w:id="134" w:name="_Toc234421856"/>
      <w:r w:rsidRPr="002C3352">
        <w:rPr>
          <w:rFonts w:ascii="Segoe UI Light" w:hAnsi="Segoe UI Light" w:cs="Segoe UI Light"/>
          <w:sz w:val="20"/>
          <w:szCs w:val="20"/>
        </w:rPr>
        <w:t xml:space="preserve">Para que un mes sea procesado, deben estar presentes en </w:t>
      </w:r>
      <w:r w:rsidR="0085240B">
        <w:rPr>
          <w:rFonts w:ascii="Segoe UI Light" w:hAnsi="Segoe UI Light" w:cs="Segoe UI Light"/>
          <w:sz w:val="20"/>
          <w:szCs w:val="20"/>
        </w:rPr>
        <w:t xml:space="preserve">el subdirectorio </w:t>
      </w:r>
      <w:r w:rsidR="0085240B" w:rsidRPr="0085240B">
        <w:rPr>
          <w:rFonts w:ascii="Segoe UI Light" w:hAnsi="Segoe UI Light" w:cs="Segoe UI Light"/>
          <w:i/>
          <w:iCs/>
          <w:sz w:val="20"/>
          <w:szCs w:val="20"/>
        </w:rPr>
        <w:t>“</w:t>
      </w:r>
      <w:r w:rsidRPr="0085240B">
        <w:rPr>
          <w:rFonts w:ascii="Segoe UI Light" w:hAnsi="Segoe UI Light" w:cs="Segoe UI Light"/>
          <w:i/>
          <w:iCs/>
          <w:sz w:val="20"/>
          <w:szCs w:val="20"/>
        </w:rPr>
        <w:t>rem</w:t>
      </w:r>
      <w:r w:rsidR="0085240B" w:rsidRPr="0085240B">
        <w:rPr>
          <w:rFonts w:ascii="Segoe UI Light" w:hAnsi="Segoe UI Light" w:cs="Segoe UI Light"/>
          <w:i/>
          <w:iCs/>
          <w:sz w:val="20"/>
          <w:szCs w:val="20"/>
        </w:rPr>
        <w:t>”</w:t>
      </w:r>
      <w:r w:rsidRPr="002C3352">
        <w:rPr>
          <w:rFonts w:ascii="Segoe UI Light" w:hAnsi="Segoe UI Light" w:cs="Segoe UI Light"/>
          <w:sz w:val="20"/>
          <w:szCs w:val="20"/>
        </w:rPr>
        <w:t xml:space="preserve"> l</w:t>
      </w:r>
      <w:r w:rsidR="0085240B">
        <w:rPr>
          <w:rFonts w:ascii="Segoe UI Light" w:hAnsi="Segoe UI Light" w:cs="Segoe UI Light"/>
          <w:sz w:val="20"/>
          <w:szCs w:val="20"/>
        </w:rPr>
        <w:t>a</w:t>
      </w:r>
      <w:r w:rsidRPr="002C3352">
        <w:rPr>
          <w:rFonts w:ascii="Segoe UI Light" w:hAnsi="Segoe UI Light" w:cs="Segoe UI Light"/>
          <w:sz w:val="20"/>
          <w:szCs w:val="20"/>
        </w:rPr>
        <w:t xml:space="preserve">s seis </w:t>
      </w:r>
      <w:r w:rsidR="0085240B">
        <w:rPr>
          <w:rFonts w:ascii="Segoe UI Light" w:hAnsi="Segoe UI Light" w:cs="Segoe UI Light"/>
          <w:sz w:val="20"/>
          <w:szCs w:val="20"/>
        </w:rPr>
        <w:t>series</w:t>
      </w:r>
      <w:r w:rsidRPr="002C3352">
        <w:rPr>
          <w:rFonts w:ascii="Segoe UI Light" w:hAnsi="Segoe UI Light" w:cs="Segoe UI Light"/>
          <w:sz w:val="20"/>
          <w:szCs w:val="20"/>
        </w:rPr>
        <w:t xml:space="preserve"> correspondientes</w:t>
      </w:r>
      <w:r w:rsidR="0085240B">
        <w:rPr>
          <w:rFonts w:ascii="Segoe UI Light" w:hAnsi="Segoe UI Light" w:cs="Segoe UI Light"/>
          <w:sz w:val="20"/>
          <w:szCs w:val="20"/>
        </w:rPr>
        <w:t xml:space="preserve"> (</w:t>
      </w:r>
      <w:r w:rsidRPr="002C3352">
        <w:rPr>
          <w:rFonts w:ascii="Segoe UI Light" w:hAnsi="Segoe UI Light" w:cs="Segoe UI Light"/>
          <w:sz w:val="20"/>
          <w:szCs w:val="20"/>
        </w:rPr>
        <w:t>11100</w:t>
      </w:r>
      <w:r w:rsidR="00EF628D">
        <w:rPr>
          <w:rFonts w:ascii="Segoe UI Light" w:hAnsi="Segoe UI Light" w:cs="Segoe UI Light"/>
          <w:sz w:val="20"/>
          <w:szCs w:val="20"/>
        </w:rPr>
        <w:t>030</w:t>
      </w:r>
      <w:r w:rsidRPr="002C3352">
        <w:rPr>
          <w:rFonts w:ascii="Segoe UI Light" w:hAnsi="Segoe UI Light" w:cs="Segoe UI Light"/>
          <w:sz w:val="20"/>
          <w:szCs w:val="20"/>
        </w:rPr>
        <w:t>, 11195</w:t>
      </w:r>
      <w:r w:rsidR="00EF628D">
        <w:rPr>
          <w:rFonts w:ascii="Segoe UI Light" w:hAnsi="Segoe UI Light" w:cs="Segoe UI Light"/>
          <w:sz w:val="20"/>
          <w:szCs w:val="20"/>
        </w:rPr>
        <w:t>030</w:t>
      </w:r>
      <w:r w:rsidRPr="002C3352">
        <w:rPr>
          <w:rFonts w:ascii="Segoe UI Light" w:hAnsi="Segoe UI Light" w:cs="Segoe UI Light"/>
          <w:sz w:val="20"/>
          <w:szCs w:val="20"/>
        </w:rPr>
        <w:t xml:space="preserve"> y 11101</w:t>
      </w:r>
      <w:r w:rsidR="00EF628D">
        <w:rPr>
          <w:rFonts w:ascii="Segoe UI Light" w:hAnsi="Segoe UI Light" w:cs="Segoe UI Light"/>
          <w:sz w:val="20"/>
          <w:szCs w:val="20"/>
        </w:rPr>
        <w:t>030</w:t>
      </w:r>
      <w:r w:rsidRPr="002C3352">
        <w:rPr>
          <w:rFonts w:ascii="Segoe UI Light" w:hAnsi="Segoe UI Light" w:cs="Segoe UI Light"/>
          <w:sz w:val="20"/>
          <w:szCs w:val="20"/>
        </w:rPr>
        <w:t>), en ambas series (A y B). Si falta alguno, ninguno de los archivos de ese mes será procesado.</w:t>
      </w:r>
      <w:bookmarkEnd w:id="128"/>
      <w:bookmarkEnd w:id="129"/>
      <w:bookmarkEnd w:id="130"/>
      <w:bookmarkEnd w:id="131"/>
      <w:bookmarkEnd w:id="132"/>
      <w:bookmarkEnd w:id="133"/>
      <w:bookmarkEnd w:id="134"/>
    </w:p>
    <w:p w14:paraId="53EDA44E" w14:textId="57445166" w:rsidR="00A92F0C" w:rsidRPr="00077496" w:rsidRDefault="00A92F0C" w:rsidP="009611D9">
      <w:pPr>
        <w:spacing w:line="276" w:lineRule="auto"/>
        <w:jc w:val="both"/>
        <w:outlineLvl w:val="0"/>
        <w:rPr>
          <w:rFonts w:ascii="Segoe UI Light" w:hAnsi="Segoe UI Light" w:cs="Segoe UI Light"/>
          <w:sz w:val="20"/>
          <w:szCs w:val="20"/>
        </w:rPr>
      </w:pPr>
      <w:bookmarkStart w:id="135" w:name="_Toc234418191"/>
      <w:bookmarkStart w:id="136" w:name="_Toc234419293"/>
      <w:bookmarkStart w:id="137" w:name="_Toc234421857"/>
      <w:r w:rsidRPr="00077496">
        <w:rPr>
          <w:rFonts w:ascii="Segoe UI Light" w:hAnsi="Segoe UI Light" w:cs="Segoe UI Light"/>
          <w:sz w:val="20"/>
          <w:szCs w:val="20"/>
        </w:rPr>
        <w:t>Dentro de este directorio deben existir las siguientes carpetas y archivos:</w:t>
      </w:r>
      <w:bookmarkEnd w:id="120"/>
      <w:bookmarkEnd w:id="121"/>
      <w:bookmarkEnd w:id="122"/>
      <w:bookmarkEnd w:id="123"/>
      <w:bookmarkEnd w:id="135"/>
      <w:bookmarkEnd w:id="136"/>
      <w:bookmarkEnd w:id="137"/>
    </w:p>
    <w:p w14:paraId="7D335A1D" w14:textId="634F107D" w:rsidR="008D5AB0" w:rsidRDefault="008D5AB0" w:rsidP="008D5AB0">
      <w:pPr>
        <w:pStyle w:val="Prrafodelista"/>
        <w:numPr>
          <w:ilvl w:val="0"/>
          <w:numId w:val="25"/>
        </w:numPr>
        <w:spacing w:line="276" w:lineRule="auto"/>
        <w:jc w:val="both"/>
        <w:outlineLvl w:val="0"/>
        <w:rPr>
          <w:rFonts w:ascii="Segoe UI Light" w:hAnsi="Segoe UI Light" w:cs="Segoe UI Light"/>
          <w:sz w:val="20"/>
          <w:szCs w:val="20"/>
        </w:rPr>
      </w:pPr>
      <w:bookmarkStart w:id="138" w:name="_Toc234397204"/>
      <w:bookmarkStart w:id="139" w:name="_Toc234397337"/>
      <w:bookmarkStart w:id="140" w:name="_Toc234397577"/>
      <w:bookmarkStart w:id="141" w:name="_Toc234397782"/>
      <w:bookmarkStart w:id="142" w:name="_Toc234418192"/>
      <w:bookmarkStart w:id="143" w:name="_Toc234419294"/>
      <w:bookmarkStart w:id="144" w:name="_Toc234421858"/>
      <w:r w:rsidRPr="00884B53">
        <w:rPr>
          <w:rFonts w:ascii="Segoe UI Light" w:hAnsi="Segoe UI Light" w:cs="Segoe UI Light"/>
          <w:b/>
          <w:bCs/>
          <w:sz w:val="20"/>
          <w:szCs w:val="20"/>
        </w:rPr>
        <w:t>control</w:t>
      </w:r>
      <w:r w:rsidRPr="008D5AB0">
        <w:rPr>
          <w:rFonts w:ascii="Segoe UI Light" w:hAnsi="Segoe UI Light" w:cs="Segoe UI Light"/>
          <w:sz w:val="20"/>
          <w:szCs w:val="20"/>
        </w:rPr>
        <w:t xml:space="preserve">: </w:t>
      </w:r>
      <w:r w:rsidR="00884B53">
        <w:rPr>
          <w:rFonts w:ascii="Segoe UI Light" w:hAnsi="Segoe UI Light" w:cs="Segoe UI Light"/>
          <w:sz w:val="20"/>
          <w:szCs w:val="20"/>
        </w:rPr>
        <w:t>C</w:t>
      </w:r>
      <w:r w:rsidRPr="008D5AB0">
        <w:rPr>
          <w:rFonts w:ascii="Segoe UI Light" w:hAnsi="Segoe UI Light" w:cs="Segoe UI Light"/>
          <w:sz w:val="20"/>
          <w:szCs w:val="20"/>
        </w:rPr>
        <w:t>arpeta que debe existir previamente y contener:</w:t>
      </w:r>
      <w:bookmarkStart w:id="145" w:name="_Toc234397205"/>
      <w:bookmarkStart w:id="146" w:name="_Toc234397338"/>
      <w:bookmarkStart w:id="147" w:name="_Toc234397578"/>
      <w:bookmarkStart w:id="148" w:name="_Toc234397783"/>
      <w:bookmarkEnd w:id="138"/>
      <w:bookmarkEnd w:id="139"/>
      <w:bookmarkEnd w:id="140"/>
      <w:bookmarkEnd w:id="141"/>
      <w:bookmarkEnd w:id="142"/>
      <w:bookmarkEnd w:id="143"/>
      <w:bookmarkEnd w:id="144"/>
    </w:p>
    <w:p w14:paraId="5929EF27" w14:textId="77777777" w:rsidR="008D5AB0" w:rsidRDefault="008D5AB0" w:rsidP="0002618F">
      <w:pPr>
        <w:pStyle w:val="Prrafodelista"/>
        <w:numPr>
          <w:ilvl w:val="0"/>
          <w:numId w:val="26"/>
        </w:numPr>
        <w:spacing w:line="276" w:lineRule="auto"/>
        <w:jc w:val="both"/>
        <w:outlineLvl w:val="0"/>
        <w:rPr>
          <w:rFonts w:ascii="Segoe UI Light" w:hAnsi="Segoe UI Light" w:cs="Segoe UI Light"/>
          <w:sz w:val="20"/>
          <w:szCs w:val="20"/>
        </w:rPr>
      </w:pPr>
      <w:bookmarkStart w:id="149" w:name="_Toc234418193"/>
      <w:bookmarkStart w:id="150" w:name="_Toc234419295"/>
      <w:bookmarkStart w:id="151" w:name="_Toc234421859"/>
      <w:proofErr w:type="spellStart"/>
      <w:proofErr w:type="gramStart"/>
      <w:r w:rsidRPr="008D5AB0">
        <w:rPr>
          <w:rFonts w:ascii="Segoe UI Light" w:hAnsi="Segoe UI Light" w:cs="Segoe UI Light"/>
          <w:sz w:val="20"/>
          <w:szCs w:val="20"/>
        </w:rPr>
        <w:t>control.json</w:t>
      </w:r>
      <w:proofErr w:type="spellEnd"/>
      <w:proofErr w:type="gramEnd"/>
      <w:r w:rsidRPr="008D5AB0">
        <w:rPr>
          <w:rFonts w:ascii="Segoe UI Light" w:hAnsi="Segoe UI Light" w:cs="Segoe UI Light"/>
          <w:sz w:val="20"/>
          <w:szCs w:val="20"/>
        </w:rPr>
        <w:t>: archivo que define las coordenadas (celdas) específicas que se deben sumar en cada REM, según la serie y versión.</w:t>
      </w:r>
      <w:bookmarkStart w:id="152" w:name="_Toc234397206"/>
      <w:bookmarkStart w:id="153" w:name="_Toc234397339"/>
      <w:bookmarkStart w:id="154" w:name="_Toc234397579"/>
      <w:bookmarkStart w:id="155" w:name="_Toc234397784"/>
      <w:bookmarkEnd w:id="145"/>
      <w:bookmarkEnd w:id="146"/>
      <w:bookmarkEnd w:id="147"/>
      <w:bookmarkEnd w:id="148"/>
      <w:bookmarkEnd w:id="149"/>
      <w:bookmarkEnd w:id="150"/>
      <w:bookmarkEnd w:id="151"/>
    </w:p>
    <w:p w14:paraId="2D9C4079" w14:textId="77777777" w:rsidR="00884B53" w:rsidRDefault="008D5AB0" w:rsidP="00884B53">
      <w:pPr>
        <w:pStyle w:val="Prrafodelista"/>
        <w:numPr>
          <w:ilvl w:val="0"/>
          <w:numId w:val="26"/>
        </w:numPr>
        <w:spacing w:line="276" w:lineRule="auto"/>
        <w:jc w:val="both"/>
        <w:outlineLvl w:val="0"/>
        <w:rPr>
          <w:rFonts w:ascii="Segoe UI Light" w:hAnsi="Segoe UI Light" w:cs="Segoe UI Light"/>
          <w:sz w:val="20"/>
          <w:szCs w:val="20"/>
        </w:rPr>
      </w:pPr>
      <w:bookmarkStart w:id="156" w:name="_Toc234418194"/>
      <w:bookmarkStart w:id="157" w:name="_Toc234419296"/>
      <w:bookmarkStart w:id="158" w:name="_Toc234421860"/>
      <w:proofErr w:type="spellStart"/>
      <w:proofErr w:type="gramStart"/>
      <w:r w:rsidRPr="008D5AB0">
        <w:rPr>
          <w:rFonts w:ascii="Segoe UI Light" w:hAnsi="Segoe UI Light" w:cs="Segoe UI Light"/>
          <w:sz w:val="20"/>
          <w:szCs w:val="20"/>
        </w:rPr>
        <w:lastRenderedPageBreak/>
        <w:t>version.json</w:t>
      </w:r>
      <w:proofErr w:type="spellEnd"/>
      <w:proofErr w:type="gramEnd"/>
      <w:r w:rsidRPr="008D5AB0">
        <w:rPr>
          <w:rFonts w:ascii="Segoe UI Light" w:hAnsi="Segoe UI Light" w:cs="Segoe UI Light"/>
          <w:sz w:val="20"/>
          <w:szCs w:val="20"/>
        </w:rPr>
        <w:t>: archivo que indica la versión de cada serie vigente para cada mes y año.</w:t>
      </w:r>
      <w:bookmarkStart w:id="159" w:name="_Toc234397202"/>
      <w:bookmarkStart w:id="160" w:name="_Toc234397335"/>
      <w:bookmarkStart w:id="161" w:name="_Toc234397575"/>
      <w:bookmarkStart w:id="162" w:name="_Toc234397780"/>
      <w:bookmarkEnd w:id="152"/>
      <w:bookmarkEnd w:id="153"/>
      <w:bookmarkEnd w:id="154"/>
      <w:bookmarkEnd w:id="155"/>
      <w:bookmarkEnd w:id="156"/>
      <w:bookmarkEnd w:id="157"/>
      <w:bookmarkEnd w:id="158"/>
    </w:p>
    <w:p w14:paraId="20A27FD0" w14:textId="13EC64B3" w:rsidR="00884B53" w:rsidRDefault="00A92F0C" w:rsidP="00A92F0C">
      <w:pPr>
        <w:pStyle w:val="Prrafodelista"/>
        <w:numPr>
          <w:ilvl w:val="0"/>
          <w:numId w:val="25"/>
        </w:numPr>
        <w:spacing w:line="276" w:lineRule="auto"/>
        <w:jc w:val="both"/>
        <w:outlineLvl w:val="0"/>
        <w:rPr>
          <w:rFonts w:ascii="Segoe UI Light" w:hAnsi="Segoe UI Light" w:cs="Segoe UI Light"/>
          <w:sz w:val="20"/>
          <w:szCs w:val="20"/>
        </w:rPr>
      </w:pPr>
      <w:bookmarkStart w:id="163" w:name="_Toc234418195"/>
      <w:bookmarkStart w:id="164" w:name="_Toc234419297"/>
      <w:bookmarkStart w:id="165" w:name="_Toc234421861"/>
      <w:r w:rsidRPr="00884B53">
        <w:rPr>
          <w:rFonts w:ascii="Segoe UI Light" w:hAnsi="Segoe UI Light" w:cs="Segoe UI Light"/>
          <w:b/>
          <w:bCs/>
          <w:sz w:val="20"/>
          <w:szCs w:val="20"/>
        </w:rPr>
        <w:t>rem:</w:t>
      </w:r>
      <w:r w:rsidRPr="00884B53">
        <w:rPr>
          <w:rFonts w:ascii="Segoe UI Light" w:hAnsi="Segoe UI Light" w:cs="Segoe UI Light"/>
          <w:sz w:val="20"/>
          <w:szCs w:val="20"/>
        </w:rPr>
        <w:t xml:space="preserve"> </w:t>
      </w:r>
      <w:r w:rsidR="009611D9" w:rsidRPr="00FC1A1B">
        <w:rPr>
          <w:rFonts w:ascii="Segoe UI Light" w:hAnsi="Segoe UI Light" w:cs="Segoe UI Light"/>
          <w:sz w:val="20"/>
          <w:szCs w:val="20"/>
        </w:rPr>
        <w:t xml:space="preserve">Subdirectorio en el cual el usuario debe </w:t>
      </w:r>
      <w:r w:rsidR="003A13FB">
        <w:rPr>
          <w:rFonts w:ascii="Segoe UI Light" w:hAnsi="Segoe UI Light" w:cs="Segoe UI Light"/>
          <w:sz w:val="20"/>
          <w:szCs w:val="20"/>
        </w:rPr>
        <w:t>colocar</w:t>
      </w:r>
      <w:r w:rsidR="009611D9" w:rsidRPr="00FC1A1B">
        <w:rPr>
          <w:rFonts w:ascii="Segoe UI Light" w:hAnsi="Segoe UI Light" w:cs="Segoe UI Light"/>
          <w:sz w:val="20"/>
          <w:szCs w:val="20"/>
        </w:rPr>
        <w:t xml:space="preserve"> los archivos REM que se desea </w:t>
      </w:r>
      <w:r w:rsidR="009611D9">
        <w:rPr>
          <w:rFonts w:ascii="Segoe UI Light" w:hAnsi="Segoe UI Light" w:cs="Segoe UI Light"/>
          <w:sz w:val="20"/>
          <w:szCs w:val="20"/>
        </w:rPr>
        <w:t>consolidar</w:t>
      </w:r>
      <w:r w:rsidR="009611D9" w:rsidRPr="00FC1A1B">
        <w:rPr>
          <w:rFonts w:ascii="Segoe UI Light" w:hAnsi="Segoe UI Light" w:cs="Segoe UI Light"/>
          <w:sz w:val="20"/>
          <w:szCs w:val="20"/>
        </w:rPr>
        <w:t>. Los archivos deben seguir estrictamente el siguiente formato de nombre: “</w:t>
      </w:r>
      <w:r w:rsidR="009611D9" w:rsidRPr="009611D9">
        <w:rPr>
          <w:rFonts w:ascii="Segoe UI Light" w:hAnsi="Segoe UI Light" w:cs="Segoe UI Light"/>
          <w:sz w:val="20"/>
          <w:szCs w:val="20"/>
        </w:rPr>
        <w:t>11100030A02.xlsm</w:t>
      </w:r>
      <w:r w:rsidR="009611D9" w:rsidRPr="00FC1A1B">
        <w:rPr>
          <w:rFonts w:ascii="Segoe UI Light" w:hAnsi="Segoe UI Light" w:cs="Segoe UI Light"/>
          <w:sz w:val="20"/>
          <w:szCs w:val="20"/>
        </w:rPr>
        <w:t>”</w:t>
      </w:r>
      <w:r w:rsidR="00774CB1">
        <w:rPr>
          <w:rFonts w:ascii="Segoe UI Light" w:hAnsi="Segoe UI Light" w:cs="Segoe UI Light"/>
          <w:sz w:val="20"/>
          <w:szCs w:val="20"/>
        </w:rPr>
        <w:t xml:space="preserve">, los archivos que no cumplan este formato no serán procesados. </w:t>
      </w:r>
      <w:r w:rsidR="00774CB1" w:rsidRPr="00774CB1">
        <w:rPr>
          <w:rFonts w:ascii="Segoe UI Light" w:hAnsi="Segoe UI Light" w:cs="Segoe UI Light"/>
          <w:b/>
          <w:bCs/>
          <w:sz w:val="20"/>
          <w:szCs w:val="20"/>
        </w:rPr>
        <w:t>S</w:t>
      </w:r>
      <w:r w:rsidR="00077496" w:rsidRPr="00077496">
        <w:rPr>
          <w:rFonts w:ascii="Segoe UI Light" w:hAnsi="Segoe UI Light" w:cs="Segoe UI Light"/>
          <w:b/>
          <w:bCs/>
          <w:sz w:val="20"/>
          <w:szCs w:val="20"/>
        </w:rPr>
        <w:t>olo l</w:t>
      </w:r>
      <w:r w:rsidR="00077496">
        <w:rPr>
          <w:rFonts w:ascii="Segoe UI Light" w:hAnsi="Segoe UI Light" w:cs="Segoe UI Light"/>
          <w:b/>
          <w:bCs/>
          <w:sz w:val="20"/>
          <w:szCs w:val="20"/>
        </w:rPr>
        <w:t>a serie debe ir en mayúsculas, la extensión en minúsculas</w:t>
      </w:r>
      <w:r w:rsidR="009611D9" w:rsidRPr="00FC1A1B">
        <w:rPr>
          <w:rFonts w:ascii="Segoe UI Light" w:hAnsi="Segoe UI Light" w:cs="Segoe UI Light"/>
          <w:sz w:val="20"/>
          <w:szCs w:val="20"/>
        </w:rPr>
        <w:t xml:space="preserve"> y su estructura se detalla en </w:t>
      </w:r>
      <w:r w:rsidR="009611D9" w:rsidRPr="00FC1A1B">
        <w:rPr>
          <w:rFonts w:ascii="Segoe UI Light" w:hAnsi="Segoe UI Light" w:cs="Segoe UI Light"/>
          <w:i/>
          <w:iCs/>
          <w:sz w:val="20"/>
          <w:szCs w:val="20"/>
        </w:rPr>
        <w:t>“Figura 2: Tabla desglose del nombre del archivo REM”</w:t>
      </w:r>
      <w:bookmarkStart w:id="166" w:name="_Toc234397208"/>
      <w:bookmarkStart w:id="167" w:name="_Toc234397341"/>
      <w:bookmarkStart w:id="168" w:name="_Toc234397581"/>
      <w:bookmarkStart w:id="169" w:name="_Toc234397786"/>
      <w:bookmarkEnd w:id="159"/>
      <w:bookmarkEnd w:id="160"/>
      <w:bookmarkEnd w:id="161"/>
      <w:bookmarkEnd w:id="162"/>
      <w:r w:rsidR="009611D9">
        <w:rPr>
          <w:rFonts w:ascii="Segoe UI Light" w:hAnsi="Segoe UI Light" w:cs="Segoe UI Light"/>
          <w:i/>
          <w:iCs/>
          <w:sz w:val="20"/>
          <w:szCs w:val="20"/>
        </w:rPr>
        <w:t>.</w:t>
      </w:r>
      <w:bookmarkEnd w:id="163"/>
      <w:bookmarkEnd w:id="164"/>
      <w:bookmarkEnd w:id="165"/>
    </w:p>
    <w:p w14:paraId="68E6BDCB" w14:textId="08FA9E97" w:rsidR="00A92F0C" w:rsidRPr="00884B53" w:rsidRDefault="00884B53" w:rsidP="00A92F0C">
      <w:pPr>
        <w:pStyle w:val="Prrafodelista"/>
        <w:numPr>
          <w:ilvl w:val="0"/>
          <w:numId w:val="25"/>
        </w:numPr>
        <w:spacing w:line="276" w:lineRule="auto"/>
        <w:jc w:val="both"/>
        <w:outlineLvl w:val="0"/>
        <w:rPr>
          <w:rFonts w:ascii="Segoe UI Light" w:hAnsi="Segoe UI Light" w:cs="Segoe UI Light"/>
          <w:sz w:val="20"/>
          <w:szCs w:val="20"/>
        </w:rPr>
      </w:pPr>
      <w:bookmarkStart w:id="170" w:name="_Toc234418196"/>
      <w:bookmarkStart w:id="171" w:name="_Toc234419298"/>
      <w:bookmarkStart w:id="172" w:name="_Toc234421862"/>
      <w:r w:rsidRPr="00884B53">
        <w:rPr>
          <w:rFonts w:ascii="Segoe UI Light" w:hAnsi="Segoe UI Light" w:cs="Segoe UI Light"/>
          <w:b/>
          <w:bCs/>
          <w:sz w:val="20"/>
          <w:szCs w:val="20"/>
        </w:rPr>
        <w:t>a</w:t>
      </w:r>
      <w:r w:rsidR="00A92F0C" w:rsidRPr="00884B53">
        <w:rPr>
          <w:rFonts w:ascii="Segoe UI Light" w:hAnsi="Segoe UI Light" w:cs="Segoe UI Light"/>
          <w:b/>
          <w:bCs/>
          <w:sz w:val="20"/>
          <w:szCs w:val="20"/>
        </w:rPr>
        <w:t>cumulado</w:t>
      </w:r>
      <w:r w:rsidRPr="00884B53">
        <w:rPr>
          <w:rFonts w:ascii="Segoe UI Light" w:hAnsi="Segoe UI Light" w:cs="Segoe UI Light"/>
          <w:b/>
          <w:bCs/>
          <w:sz w:val="20"/>
          <w:szCs w:val="20"/>
        </w:rPr>
        <w:t>-</w:t>
      </w:r>
      <w:proofErr w:type="spellStart"/>
      <w:r w:rsidRPr="00884B53">
        <w:rPr>
          <w:rFonts w:ascii="Segoe UI Light" w:hAnsi="Segoe UI Light" w:cs="Segoe UI Light"/>
          <w:b/>
          <w:bCs/>
          <w:sz w:val="20"/>
          <w:szCs w:val="20"/>
        </w:rPr>
        <w:t>ust</w:t>
      </w:r>
      <w:proofErr w:type="spellEnd"/>
      <w:r w:rsidRPr="00884B53">
        <w:rPr>
          <w:rFonts w:ascii="Segoe UI Light" w:hAnsi="Segoe UI Light" w:cs="Segoe UI Light"/>
          <w:b/>
          <w:bCs/>
          <w:sz w:val="20"/>
          <w:szCs w:val="20"/>
        </w:rPr>
        <w:t>-ver&lt;número de la versión&gt;.exe</w:t>
      </w:r>
      <w:r>
        <w:rPr>
          <w:rFonts w:ascii="Segoe UI Light" w:hAnsi="Segoe UI Light" w:cs="Segoe UI Light"/>
          <w:sz w:val="20"/>
          <w:szCs w:val="20"/>
        </w:rPr>
        <w:t>:</w:t>
      </w:r>
      <w:bookmarkEnd w:id="166"/>
      <w:bookmarkEnd w:id="167"/>
      <w:bookmarkEnd w:id="168"/>
      <w:bookmarkEnd w:id="169"/>
      <w:r w:rsidRPr="00884B53">
        <w:rPr>
          <w:rFonts w:ascii="Segoe UI Light" w:hAnsi="Segoe UI Light" w:cs="Segoe UI Light"/>
          <w:sz w:val="20"/>
          <w:szCs w:val="20"/>
        </w:rPr>
        <w:t xml:space="preserve"> Archivo ejecutable del aplicativo</w:t>
      </w:r>
      <w:r>
        <w:rPr>
          <w:rFonts w:ascii="Segoe UI Light" w:hAnsi="Segoe UI Light" w:cs="Segoe UI Light"/>
          <w:sz w:val="20"/>
          <w:szCs w:val="20"/>
        </w:rPr>
        <w:t>.</w:t>
      </w:r>
      <w:bookmarkEnd w:id="170"/>
      <w:bookmarkEnd w:id="171"/>
      <w:bookmarkEnd w:id="172"/>
    </w:p>
    <w:p w14:paraId="591517BF" w14:textId="77777777" w:rsidR="00A00CB9" w:rsidRDefault="00A00CB9" w:rsidP="00A00CB9">
      <w:pPr>
        <w:spacing w:line="276" w:lineRule="auto"/>
        <w:jc w:val="center"/>
        <w:outlineLvl w:val="0"/>
        <w:rPr>
          <w:rFonts w:ascii="Segoe UI Light" w:hAnsi="Segoe UI Light" w:cs="Segoe UI Light"/>
          <w:sz w:val="20"/>
          <w:szCs w:val="20"/>
        </w:rPr>
      </w:pPr>
      <w:bookmarkStart w:id="173" w:name="_Toc234418197"/>
      <w:bookmarkStart w:id="174" w:name="_Toc234419299"/>
      <w:bookmarkStart w:id="175" w:name="_Toc234421863"/>
      <w:r>
        <w:rPr>
          <w:rFonts w:ascii="Segoe UI Light" w:hAnsi="Segoe UI Light" w:cs="Segoe UI Light"/>
          <w:noProof/>
          <w:sz w:val="20"/>
          <w:szCs w:val="20"/>
        </w:rPr>
        <w:drawing>
          <wp:inline distT="0" distB="0" distL="0" distR="0" wp14:anchorId="50E8213D" wp14:editId="744FF4B4">
            <wp:extent cx="2029108" cy="4544059"/>
            <wp:effectExtent l="19050" t="19050" r="28575" b="28575"/>
            <wp:docPr id="7977383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838" name="Imagen 79773838"/>
                    <pic:cNvPicPr/>
                  </pic:nvPicPr>
                  <pic:blipFill>
                    <a:blip r:embed="rId9">
                      <a:extLst>
                        <a:ext uri="{28A0092B-C50C-407E-A947-70E740481C1C}">
                          <a14:useLocalDpi xmlns:a14="http://schemas.microsoft.com/office/drawing/2010/main" val="0"/>
                        </a:ext>
                      </a:extLst>
                    </a:blip>
                    <a:stretch>
                      <a:fillRect/>
                    </a:stretch>
                  </pic:blipFill>
                  <pic:spPr>
                    <a:xfrm>
                      <a:off x="0" y="0"/>
                      <a:ext cx="2029108" cy="4544059"/>
                    </a:xfrm>
                    <a:prstGeom prst="rect">
                      <a:avLst/>
                    </a:prstGeom>
                    <a:ln w="6350">
                      <a:solidFill>
                        <a:schemeClr val="tx1"/>
                      </a:solidFill>
                    </a:ln>
                  </pic:spPr>
                </pic:pic>
              </a:graphicData>
            </a:graphic>
          </wp:inline>
        </w:drawing>
      </w:r>
      <w:bookmarkEnd w:id="173"/>
      <w:bookmarkEnd w:id="174"/>
      <w:bookmarkEnd w:id="175"/>
    </w:p>
    <w:p w14:paraId="193CE9F5" w14:textId="77777777" w:rsidR="00A00CB9" w:rsidRPr="00A00CB9" w:rsidRDefault="00A00CB9" w:rsidP="00A00CB9">
      <w:pPr>
        <w:spacing w:line="276" w:lineRule="auto"/>
        <w:jc w:val="center"/>
        <w:outlineLvl w:val="0"/>
        <w:rPr>
          <w:rFonts w:ascii="Segoe UI Light" w:hAnsi="Segoe UI Light" w:cs="Segoe UI Light"/>
          <w:sz w:val="24"/>
          <w:szCs w:val="24"/>
          <w:vertAlign w:val="superscript"/>
        </w:rPr>
      </w:pPr>
      <w:bookmarkStart w:id="176" w:name="_Toc234418198"/>
      <w:bookmarkStart w:id="177" w:name="_Toc234419300"/>
      <w:bookmarkStart w:id="178" w:name="_Toc234421864"/>
      <w:r w:rsidRPr="00A00CB9">
        <w:rPr>
          <w:rFonts w:ascii="Segoe UI Light" w:hAnsi="Segoe UI Light" w:cs="Segoe UI Light"/>
          <w:sz w:val="24"/>
          <w:szCs w:val="24"/>
          <w:vertAlign w:val="superscript"/>
        </w:rPr>
        <w:t>Figura 1: Directorio inicial del proyecto</w:t>
      </w:r>
      <w:bookmarkEnd w:id="176"/>
      <w:bookmarkEnd w:id="177"/>
      <w:bookmarkEnd w:id="178"/>
    </w:p>
    <w:p w14:paraId="1B9C2488" w14:textId="148E6430" w:rsidR="00A92F0C" w:rsidRDefault="009E3D79" w:rsidP="009E3D79">
      <w:pPr>
        <w:spacing w:line="276" w:lineRule="auto"/>
        <w:jc w:val="center"/>
        <w:outlineLvl w:val="0"/>
        <w:rPr>
          <w:rFonts w:ascii="Segoe UI Light" w:hAnsi="Segoe UI Light" w:cs="Segoe UI Light"/>
          <w:sz w:val="20"/>
          <w:szCs w:val="20"/>
        </w:rPr>
      </w:pPr>
      <w:bookmarkStart w:id="179" w:name="_Toc234418199"/>
      <w:bookmarkStart w:id="180" w:name="_Toc234419301"/>
      <w:bookmarkStart w:id="181" w:name="_Toc234421865"/>
      <w:r w:rsidRPr="009E3D79">
        <w:rPr>
          <w:rFonts w:ascii="Segoe UI Light" w:hAnsi="Segoe UI Light" w:cs="Segoe UI Light"/>
          <w:noProof/>
          <w:sz w:val="20"/>
          <w:szCs w:val="20"/>
        </w:rPr>
        <w:lastRenderedPageBreak/>
        <w:drawing>
          <wp:inline distT="0" distB="0" distL="0" distR="0" wp14:anchorId="389B1FC3" wp14:editId="321E6018">
            <wp:extent cx="3086531" cy="1524213"/>
            <wp:effectExtent l="0" t="0" r="0" b="0"/>
            <wp:docPr id="192961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1835" name=""/>
                    <pic:cNvPicPr/>
                  </pic:nvPicPr>
                  <pic:blipFill>
                    <a:blip r:embed="rId10"/>
                    <a:stretch>
                      <a:fillRect/>
                    </a:stretch>
                  </pic:blipFill>
                  <pic:spPr>
                    <a:xfrm>
                      <a:off x="0" y="0"/>
                      <a:ext cx="3086531" cy="1524213"/>
                    </a:xfrm>
                    <a:prstGeom prst="rect">
                      <a:avLst/>
                    </a:prstGeom>
                  </pic:spPr>
                </pic:pic>
              </a:graphicData>
            </a:graphic>
          </wp:inline>
        </w:drawing>
      </w:r>
      <w:bookmarkEnd w:id="179"/>
      <w:bookmarkEnd w:id="180"/>
      <w:bookmarkEnd w:id="181"/>
    </w:p>
    <w:p w14:paraId="44276316" w14:textId="0123037F" w:rsidR="009E3D79" w:rsidRPr="002C3352" w:rsidRDefault="009E3D79" w:rsidP="009E3D79">
      <w:pPr>
        <w:spacing w:line="276" w:lineRule="auto"/>
        <w:jc w:val="center"/>
        <w:outlineLvl w:val="0"/>
        <w:rPr>
          <w:rFonts w:ascii="Segoe UI Light" w:hAnsi="Segoe UI Light" w:cs="Segoe UI Light"/>
          <w:sz w:val="20"/>
          <w:szCs w:val="20"/>
        </w:rPr>
      </w:pPr>
      <w:bookmarkStart w:id="182" w:name="_Toc234418200"/>
      <w:bookmarkStart w:id="183" w:name="_Toc234419302"/>
      <w:bookmarkStart w:id="184" w:name="_Toc234421866"/>
      <w:r w:rsidRPr="009E3D79">
        <w:rPr>
          <w:rFonts w:ascii="Segoe UI Light" w:hAnsi="Segoe UI Light" w:cs="Segoe UI Light"/>
          <w:sz w:val="24"/>
          <w:szCs w:val="24"/>
          <w:vertAlign w:val="superscript"/>
        </w:rPr>
        <w:t>Figura 2: Tabla desglose del nombre del archivo REM</w:t>
      </w:r>
      <w:bookmarkEnd w:id="182"/>
      <w:bookmarkEnd w:id="183"/>
      <w:bookmarkEnd w:id="184"/>
    </w:p>
    <w:p w14:paraId="5D26198B" w14:textId="77777777" w:rsidR="0024744F" w:rsidRDefault="0024744F" w:rsidP="00A92F0C">
      <w:pPr>
        <w:spacing w:line="276" w:lineRule="auto"/>
        <w:jc w:val="both"/>
        <w:outlineLvl w:val="0"/>
        <w:rPr>
          <w:rStyle w:val="Ttulodellibro"/>
          <w:b/>
          <w:bCs/>
          <w:color w:val="auto"/>
        </w:rPr>
      </w:pPr>
    </w:p>
    <w:p w14:paraId="08FBB46B" w14:textId="77777777" w:rsidR="00D61930" w:rsidRDefault="00D61930" w:rsidP="00A92F0C">
      <w:pPr>
        <w:spacing w:line="276" w:lineRule="auto"/>
        <w:jc w:val="both"/>
        <w:outlineLvl w:val="0"/>
        <w:rPr>
          <w:rStyle w:val="Ttulodellibro"/>
          <w:b/>
          <w:bCs/>
          <w:color w:val="auto"/>
        </w:rPr>
      </w:pPr>
    </w:p>
    <w:p w14:paraId="075C0C01" w14:textId="77777777" w:rsidR="007B7E05" w:rsidRDefault="007B7E05" w:rsidP="00A92F0C">
      <w:pPr>
        <w:spacing w:line="276" w:lineRule="auto"/>
        <w:jc w:val="both"/>
        <w:outlineLvl w:val="0"/>
        <w:rPr>
          <w:rStyle w:val="Ttulodellibro"/>
          <w:b/>
          <w:bCs/>
          <w:color w:val="auto"/>
        </w:rPr>
      </w:pPr>
    </w:p>
    <w:p w14:paraId="2F6B56DF" w14:textId="57AC483C" w:rsidR="00A92F0C" w:rsidRPr="00674432" w:rsidRDefault="00A92F0C" w:rsidP="00A92F0C">
      <w:pPr>
        <w:spacing w:line="276" w:lineRule="auto"/>
        <w:jc w:val="both"/>
        <w:outlineLvl w:val="0"/>
        <w:rPr>
          <w:rFonts w:ascii="Segoe UI Light" w:hAnsi="Segoe UI Light" w:cs="Segoe UI Light"/>
          <w:b/>
          <w:bCs/>
          <w:sz w:val="20"/>
          <w:szCs w:val="20"/>
        </w:rPr>
      </w:pPr>
      <w:bookmarkStart w:id="185" w:name="_Toc234421867"/>
      <w:r w:rsidRPr="00674432">
        <w:rPr>
          <w:rStyle w:val="Ttulodellibro"/>
          <w:b/>
          <w:bCs/>
          <w:color w:val="auto"/>
        </w:rPr>
        <w:t>EJECUCIÓN DEL APLICATIVO: INICIO DEL PROCESO</w:t>
      </w:r>
      <w:bookmarkEnd w:id="185"/>
    </w:p>
    <w:p w14:paraId="7874C96E" w14:textId="6B664621" w:rsidR="00A92F0C" w:rsidRDefault="00A92F0C" w:rsidP="00A92F0C">
      <w:pPr>
        <w:spacing w:line="276" w:lineRule="auto"/>
        <w:jc w:val="both"/>
        <w:outlineLvl w:val="0"/>
        <w:rPr>
          <w:rFonts w:ascii="Segoe UI Light" w:hAnsi="Segoe UI Light" w:cs="Segoe UI Light"/>
          <w:b/>
          <w:bCs/>
          <w:sz w:val="20"/>
          <w:szCs w:val="20"/>
        </w:rPr>
      </w:pPr>
      <w:bookmarkStart w:id="186" w:name="_Toc234397218"/>
      <w:bookmarkStart w:id="187" w:name="_Toc234397351"/>
      <w:bookmarkStart w:id="188" w:name="_Toc234397591"/>
      <w:bookmarkStart w:id="189" w:name="_Toc234397796"/>
      <w:bookmarkStart w:id="190" w:name="_Toc234418202"/>
      <w:bookmarkStart w:id="191" w:name="_Toc234419304"/>
      <w:bookmarkStart w:id="192" w:name="_Toc234421868"/>
      <w:r w:rsidRPr="002C3352">
        <w:rPr>
          <w:rFonts w:ascii="Segoe UI Light" w:hAnsi="Segoe UI Light" w:cs="Segoe UI Light"/>
          <w:sz w:val="20"/>
          <w:szCs w:val="20"/>
        </w:rPr>
        <w:t xml:space="preserve">Antes de ejecutar el aplicativo, </w:t>
      </w:r>
      <w:r w:rsidRPr="00BA7414">
        <w:rPr>
          <w:rFonts w:ascii="Segoe UI Light" w:hAnsi="Segoe UI Light" w:cs="Segoe UI Light"/>
          <w:b/>
          <w:bCs/>
          <w:sz w:val="20"/>
          <w:szCs w:val="20"/>
        </w:rPr>
        <w:t>el usuario debe asegurarse de cerrar todos los archivos Excel para evitar conflictos durante el proceso.</w:t>
      </w:r>
      <w:bookmarkEnd w:id="186"/>
      <w:bookmarkEnd w:id="187"/>
      <w:bookmarkEnd w:id="188"/>
      <w:bookmarkEnd w:id="189"/>
      <w:bookmarkEnd w:id="190"/>
      <w:bookmarkEnd w:id="191"/>
      <w:bookmarkEnd w:id="192"/>
    </w:p>
    <w:p w14:paraId="2621B059" w14:textId="77777777" w:rsidR="00B3415B" w:rsidRPr="002C3352" w:rsidRDefault="00B3415B" w:rsidP="00A92F0C">
      <w:pPr>
        <w:spacing w:line="276" w:lineRule="auto"/>
        <w:jc w:val="both"/>
        <w:outlineLvl w:val="0"/>
        <w:rPr>
          <w:rFonts w:ascii="Segoe UI Light" w:hAnsi="Segoe UI Light" w:cs="Segoe UI Light"/>
          <w:sz w:val="20"/>
          <w:szCs w:val="20"/>
        </w:rPr>
      </w:pPr>
    </w:p>
    <w:p w14:paraId="18399ABB" w14:textId="53F80929" w:rsidR="00A92F0C" w:rsidRPr="00674432" w:rsidRDefault="00A92F0C" w:rsidP="00A92F0C">
      <w:pPr>
        <w:spacing w:line="276" w:lineRule="auto"/>
        <w:jc w:val="both"/>
        <w:outlineLvl w:val="0"/>
        <w:rPr>
          <w:rFonts w:ascii="Segoe UI Light" w:hAnsi="Segoe UI Light" w:cs="Segoe UI Light"/>
          <w:b/>
          <w:bCs/>
          <w:sz w:val="20"/>
          <w:szCs w:val="20"/>
        </w:rPr>
      </w:pPr>
      <w:bookmarkStart w:id="193" w:name="_Toc234397219"/>
      <w:bookmarkStart w:id="194" w:name="_Toc234421869"/>
      <w:r w:rsidRPr="00674432">
        <w:rPr>
          <w:rStyle w:val="Ttulodellibro"/>
          <w:b/>
          <w:bCs/>
          <w:color w:val="auto"/>
        </w:rPr>
        <w:t>Pasos para ejecutar el proceso:</w:t>
      </w:r>
      <w:bookmarkEnd w:id="193"/>
      <w:bookmarkEnd w:id="194"/>
    </w:p>
    <w:p w14:paraId="74F1A723" w14:textId="0296301A" w:rsidR="00A92F0C" w:rsidRPr="002C3352" w:rsidRDefault="00A92F0C" w:rsidP="00A92F0C">
      <w:pPr>
        <w:spacing w:line="276" w:lineRule="auto"/>
        <w:jc w:val="both"/>
        <w:outlineLvl w:val="0"/>
        <w:rPr>
          <w:rFonts w:ascii="Segoe UI Light" w:hAnsi="Segoe UI Light" w:cs="Segoe UI Light"/>
          <w:sz w:val="20"/>
          <w:szCs w:val="20"/>
        </w:rPr>
      </w:pPr>
      <w:bookmarkStart w:id="195" w:name="_Toc234397220"/>
      <w:bookmarkStart w:id="196" w:name="_Toc234397353"/>
      <w:bookmarkStart w:id="197" w:name="_Toc234397593"/>
      <w:bookmarkStart w:id="198" w:name="_Toc234397798"/>
      <w:bookmarkStart w:id="199" w:name="_Toc234418204"/>
      <w:bookmarkStart w:id="200" w:name="_Toc234419306"/>
      <w:bookmarkStart w:id="201" w:name="_Toc234421870"/>
      <w:r w:rsidRPr="002C3352">
        <w:rPr>
          <w:rFonts w:ascii="Segoe UI Light" w:hAnsi="Segoe UI Light" w:cs="Segoe UI Light"/>
          <w:sz w:val="20"/>
          <w:szCs w:val="20"/>
        </w:rPr>
        <w:t xml:space="preserve">1. Verificar que la carpeta control contenga los archivos </w:t>
      </w:r>
      <w:r w:rsidR="00787F97" w:rsidRPr="00787F97">
        <w:rPr>
          <w:rFonts w:ascii="Segoe UI Light" w:hAnsi="Segoe UI Light" w:cs="Segoe UI Light"/>
          <w:i/>
          <w:iCs/>
          <w:sz w:val="20"/>
          <w:szCs w:val="20"/>
        </w:rPr>
        <w:t>“</w:t>
      </w:r>
      <w:proofErr w:type="spellStart"/>
      <w:proofErr w:type="gramStart"/>
      <w:r w:rsidRPr="00787F97">
        <w:rPr>
          <w:rFonts w:ascii="Segoe UI Light" w:hAnsi="Segoe UI Light" w:cs="Segoe UI Light"/>
          <w:i/>
          <w:iCs/>
          <w:sz w:val="20"/>
          <w:szCs w:val="20"/>
        </w:rPr>
        <w:t>control.json</w:t>
      </w:r>
      <w:proofErr w:type="spellEnd"/>
      <w:proofErr w:type="gramEnd"/>
      <w:r w:rsidR="00787F97" w:rsidRPr="00787F97">
        <w:rPr>
          <w:rFonts w:ascii="Segoe UI Light" w:hAnsi="Segoe UI Light" w:cs="Segoe UI Light"/>
          <w:i/>
          <w:iCs/>
          <w:sz w:val="20"/>
          <w:szCs w:val="20"/>
        </w:rPr>
        <w:t>”</w:t>
      </w:r>
      <w:r w:rsidRPr="002C3352">
        <w:rPr>
          <w:rFonts w:ascii="Segoe UI Light" w:hAnsi="Segoe UI Light" w:cs="Segoe UI Light"/>
          <w:sz w:val="20"/>
          <w:szCs w:val="20"/>
        </w:rPr>
        <w:t xml:space="preserve"> y </w:t>
      </w:r>
      <w:r w:rsidR="00787F97" w:rsidRPr="00787F97">
        <w:rPr>
          <w:rFonts w:ascii="Segoe UI Light" w:hAnsi="Segoe UI Light" w:cs="Segoe UI Light"/>
          <w:i/>
          <w:iCs/>
          <w:sz w:val="20"/>
          <w:szCs w:val="20"/>
        </w:rPr>
        <w:t>“</w:t>
      </w:r>
      <w:proofErr w:type="spellStart"/>
      <w:proofErr w:type="gramStart"/>
      <w:r w:rsidRPr="00787F97">
        <w:rPr>
          <w:rFonts w:ascii="Segoe UI Light" w:hAnsi="Segoe UI Light" w:cs="Segoe UI Light"/>
          <w:i/>
          <w:iCs/>
          <w:sz w:val="20"/>
          <w:szCs w:val="20"/>
        </w:rPr>
        <w:t>version.json</w:t>
      </w:r>
      <w:proofErr w:type="spellEnd"/>
      <w:proofErr w:type="gramEnd"/>
      <w:r w:rsidR="00787F97" w:rsidRPr="00787F97">
        <w:rPr>
          <w:rFonts w:ascii="Segoe UI Light" w:hAnsi="Segoe UI Light" w:cs="Segoe UI Light"/>
          <w:i/>
          <w:iCs/>
          <w:sz w:val="20"/>
          <w:szCs w:val="20"/>
        </w:rPr>
        <w:t>”</w:t>
      </w:r>
      <w:r w:rsidRPr="002C3352">
        <w:rPr>
          <w:rFonts w:ascii="Segoe UI Light" w:hAnsi="Segoe UI Light" w:cs="Segoe UI Light"/>
          <w:sz w:val="20"/>
          <w:szCs w:val="20"/>
        </w:rPr>
        <w:t xml:space="preserve"> actualizados.</w:t>
      </w:r>
      <w:bookmarkEnd w:id="195"/>
      <w:bookmarkEnd w:id="196"/>
      <w:bookmarkEnd w:id="197"/>
      <w:bookmarkEnd w:id="198"/>
      <w:bookmarkEnd w:id="199"/>
      <w:bookmarkEnd w:id="200"/>
      <w:bookmarkEnd w:id="201"/>
    </w:p>
    <w:p w14:paraId="75A5D42F" w14:textId="40EA1F22" w:rsidR="00A92F0C" w:rsidRPr="002C3352" w:rsidRDefault="00A92F0C" w:rsidP="00A92F0C">
      <w:pPr>
        <w:spacing w:line="276" w:lineRule="auto"/>
        <w:jc w:val="both"/>
        <w:outlineLvl w:val="0"/>
        <w:rPr>
          <w:rFonts w:ascii="Segoe UI Light" w:hAnsi="Segoe UI Light" w:cs="Segoe UI Light"/>
          <w:sz w:val="20"/>
          <w:szCs w:val="20"/>
        </w:rPr>
      </w:pPr>
      <w:bookmarkStart w:id="202" w:name="_Toc234397221"/>
      <w:bookmarkStart w:id="203" w:name="_Toc234397354"/>
      <w:bookmarkStart w:id="204" w:name="_Toc234397594"/>
      <w:bookmarkStart w:id="205" w:name="_Toc234397799"/>
      <w:bookmarkStart w:id="206" w:name="_Toc234418205"/>
      <w:bookmarkStart w:id="207" w:name="_Toc234419307"/>
      <w:bookmarkStart w:id="208" w:name="_Toc234421871"/>
      <w:r w:rsidRPr="002C3352">
        <w:rPr>
          <w:rFonts w:ascii="Segoe UI Light" w:hAnsi="Segoe UI Light" w:cs="Segoe UI Light"/>
          <w:sz w:val="20"/>
          <w:szCs w:val="20"/>
        </w:rPr>
        <w:t xml:space="preserve">2. </w:t>
      </w:r>
      <w:r w:rsidR="003A13FB">
        <w:rPr>
          <w:rFonts w:ascii="Segoe UI Light" w:hAnsi="Segoe UI Light" w:cs="Segoe UI Light"/>
          <w:sz w:val="20"/>
          <w:szCs w:val="20"/>
        </w:rPr>
        <w:t>Colocar</w:t>
      </w:r>
      <w:r w:rsidRPr="002C3352">
        <w:rPr>
          <w:rFonts w:ascii="Segoe UI Light" w:hAnsi="Segoe UI Light" w:cs="Segoe UI Light"/>
          <w:sz w:val="20"/>
          <w:szCs w:val="20"/>
        </w:rPr>
        <w:t xml:space="preserve"> en </w:t>
      </w:r>
      <w:r w:rsidR="003A13FB">
        <w:rPr>
          <w:rFonts w:ascii="Segoe UI Light" w:hAnsi="Segoe UI Light" w:cs="Segoe UI Light"/>
          <w:sz w:val="20"/>
          <w:szCs w:val="20"/>
        </w:rPr>
        <w:t>el subdirectorio</w:t>
      </w:r>
      <w:r w:rsidRPr="002C3352">
        <w:rPr>
          <w:rFonts w:ascii="Segoe UI Light" w:hAnsi="Segoe UI Light" w:cs="Segoe UI Light"/>
          <w:sz w:val="20"/>
          <w:szCs w:val="20"/>
        </w:rPr>
        <w:t xml:space="preserve"> </w:t>
      </w:r>
      <w:r w:rsidR="003A13FB" w:rsidRPr="003A13FB">
        <w:rPr>
          <w:rFonts w:ascii="Segoe UI Light" w:hAnsi="Segoe UI Light" w:cs="Segoe UI Light"/>
          <w:i/>
          <w:iCs/>
          <w:sz w:val="20"/>
          <w:szCs w:val="20"/>
        </w:rPr>
        <w:t>“</w:t>
      </w:r>
      <w:r w:rsidRPr="003A13FB">
        <w:rPr>
          <w:rFonts w:ascii="Segoe UI Light" w:hAnsi="Segoe UI Light" w:cs="Segoe UI Light"/>
          <w:i/>
          <w:iCs/>
          <w:sz w:val="20"/>
          <w:szCs w:val="20"/>
        </w:rPr>
        <w:t>rem</w:t>
      </w:r>
      <w:r w:rsidR="003A13FB" w:rsidRPr="003A13FB">
        <w:rPr>
          <w:rFonts w:ascii="Segoe UI Light" w:hAnsi="Segoe UI Light" w:cs="Segoe UI Light"/>
          <w:i/>
          <w:iCs/>
          <w:sz w:val="20"/>
          <w:szCs w:val="20"/>
        </w:rPr>
        <w:t>”</w:t>
      </w:r>
      <w:r w:rsidRPr="002C3352">
        <w:rPr>
          <w:rFonts w:ascii="Segoe UI Light" w:hAnsi="Segoe UI Light" w:cs="Segoe UI Light"/>
          <w:sz w:val="20"/>
          <w:szCs w:val="20"/>
        </w:rPr>
        <w:t xml:space="preserve"> los archivos REM de Producción Hospitalaria correspondientes al mes o meses que se desea procesar, respetando estrictamente el formato de nombre indicado en la sección de Requisitos.</w:t>
      </w:r>
      <w:bookmarkEnd w:id="202"/>
      <w:bookmarkEnd w:id="203"/>
      <w:bookmarkEnd w:id="204"/>
      <w:bookmarkEnd w:id="205"/>
      <w:bookmarkEnd w:id="206"/>
      <w:bookmarkEnd w:id="207"/>
      <w:bookmarkEnd w:id="208"/>
    </w:p>
    <w:p w14:paraId="75CA139F" w14:textId="4BCD4DC0" w:rsidR="00A92F0C" w:rsidRPr="002C3352" w:rsidRDefault="00A92F0C" w:rsidP="00A92F0C">
      <w:pPr>
        <w:spacing w:line="276" w:lineRule="auto"/>
        <w:jc w:val="both"/>
        <w:outlineLvl w:val="0"/>
        <w:rPr>
          <w:rFonts w:ascii="Segoe UI Light" w:hAnsi="Segoe UI Light" w:cs="Segoe UI Light"/>
          <w:sz w:val="20"/>
          <w:szCs w:val="20"/>
        </w:rPr>
      </w:pPr>
      <w:bookmarkStart w:id="209" w:name="_Toc234397222"/>
      <w:bookmarkStart w:id="210" w:name="_Toc234397355"/>
      <w:bookmarkStart w:id="211" w:name="_Toc234397595"/>
      <w:bookmarkStart w:id="212" w:name="_Toc234397800"/>
      <w:bookmarkStart w:id="213" w:name="_Toc234418206"/>
      <w:bookmarkStart w:id="214" w:name="_Toc234419308"/>
      <w:bookmarkStart w:id="215" w:name="_Toc234421872"/>
      <w:r w:rsidRPr="002C3352">
        <w:rPr>
          <w:rFonts w:ascii="Segoe UI Light" w:hAnsi="Segoe UI Light" w:cs="Segoe UI Light"/>
          <w:sz w:val="20"/>
          <w:szCs w:val="20"/>
        </w:rPr>
        <w:t xml:space="preserve">3. </w:t>
      </w:r>
      <w:bookmarkStart w:id="216" w:name="_Toc234397192"/>
      <w:bookmarkStart w:id="217" w:name="_Toc234397325"/>
      <w:bookmarkStart w:id="218" w:name="_Toc234397565"/>
      <w:bookmarkStart w:id="219" w:name="_Toc234397770"/>
      <w:bookmarkEnd w:id="209"/>
      <w:bookmarkEnd w:id="210"/>
      <w:bookmarkEnd w:id="211"/>
      <w:bookmarkEnd w:id="212"/>
      <w:r w:rsidR="00B3415B" w:rsidRPr="002C3352">
        <w:rPr>
          <w:rFonts w:ascii="Segoe UI Light" w:hAnsi="Segoe UI Light" w:cs="Segoe UI Light"/>
          <w:sz w:val="20"/>
          <w:szCs w:val="20"/>
        </w:rPr>
        <w:t xml:space="preserve">La ejecución del aplicativo se realiza mediante el archivo ejecutable del proceso </w:t>
      </w:r>
      <w:r w:rsidR="00B3415B" w:rsidRPr="002D0C3D">
        <w:rPr>
          <w:rFonts w:ascii="Segoe UI Light" w:hAnsi="Segoe UI Light" w:cs="Segoe UI Light"/>
          <w:i/>
          <w:iCs/>
          <w:sz w:val="20"/>
          <w:szCs w:val="20"/>
        </w:rPr>
        <w:t>“acumulado-</w:t>
      </w:r>
      <w:proofErr w:type="spellStart"/>
      <w:r w:rsidR="00B3415B" w:rsidRPr="002D0C3D">
        <w:rPr>
          <w:rFonts w:ascii="Segoe UI Light" w:hAnsi="Segoe UI Light" w:cs="Segoe UI Light"/>
          <w:i/>
          <w:iCs/>
          <w:sz w:val="20"/>
          <w:szCs w:val="20"/>
        </w:rPr>
        <w:t>ust</w:t>
      </w:r>
      <w:proofErr w:type="spellEnd"/>
      <w:r w:rsidR="00B3415B" w:rsidRPr="002D0C3D">
        <w:rPr>
          <w:rFonts w:ascii="Segoe UI Light" w:hAnsi="Segoe UI Light" w:cs="Segoe UI Light"/>
          <w:i/>
          <w:iCs/>
          <w:sz w:val="20"/>
          <w:szCs w:val="20"/>
        </w:rPr>
        <w:t>&lt;número de versión&gt;.exe".</w:t>
      </w:r>
      <w:bookmarkEnd w:id="213"/>
      <w:bookmarkEnd w:id="214"/>
      <w:bookmarkEnd w:id="215"/>
      <w:bookmarkEnd w:id="216"/>
      <w:bookmarkEnd w:id="217"/>
      <w:bookmarkEnd w:id="218"/>
      <w:bookmarkEnd w:id="219"/>
    </w:p>
    <w:p w14:paraId="039A30E6" w14:textId="180E8B14" w:rsidR="00BA7414" w:rsidRPr="002C3352" w:rsidRDefault="00A92F0C" w:rsidP="00A92F0C">
      <w:pPr>
        <w:spacing w:line="276" w:lineRule="auto"/>
        <w:jc w:val="both"/>
        <w:outlineLvl w:val="0"/>
        <w:rPr>
          <w:rFonts w:ascii="Segoe UI Light" w:hAnsi="Segoe UI Light" w:cs="Segoe UI Light"/>
          <w:sz w:val="20"/>
          <w:szCs w:val="20"/>
        </w:rPr>
      </w:pPr>
      <w:bookmarkStart w:id="220" w:name="_Toc234397223"/>
      <w:bookmarkStart w:id="221" w:name="_Toc234397356"/>
      <w:bookmarkStart w:id="222" w:name="_Toc234397596"/>
      <w:bookmarkStart w:id="223" w:name="_Toc234397801"/>
      <w:bookmarkStart w:id="224" w:name="_Toc234418207"/>
      <w:bookmarkStart w:id="225" w:name="_Toc234419309"/>
      <w:bookmarkStart w:id="226" w:name="_Toc234421873"/>
      <w:r w:rsidRPr="002C3352">
        <w:rPr>
          <w:rFonts w:ascii="Segoe UI Light" w:hAnsi="Segoe UI Light" w:cs="Segoe UI Light"/>
          <w:sz w:val="20"/>
          <w:szCs w:val="20"/>
        </w:rPr>
        <w:t xml:space="preserve">4. El sistema mostrará una ventana para seleccionar el año del proceso. Seleccionar el año correspondiente a los documentos cargados y presionar el botón </w:t>
      </w:r>
      <w:r w:rsidRPr="00033A8A">
        <w:rPr>
          <w:rFonts w:ascii="Segoe UI Light" w:hAnsi="Segoe UI Light" w:cs="Segoe UI Light"/>
          <w:i/>
          <w:iCs/>
          <w:sz w:val="20"/>
          <w:szCs w:val="20"/>
        </w:rPr>
        <w:t>"Aceptar"</w:t>
      </w:r>
      <w:bookmarkEnd w:id="220"/>
      <w:bookmarkEnd w:id="221"/>
      <w:bookmarkEnd w:id="222"/>
      <w:bookmarkEnd w:id="223"/>
      <w:r w:rsidR="00BA7414">
        <w:rPr>
          <w:rFonts w:ascii="Segoe UI Light" w:hAnsi="Segoe UI Light" w:cs="Segoe UI Light"/>
          <w:sz w:val="20"/>
          <w:szCs w:val="20"/>
        </w:rPr>
        <w:t xml:space="preserve"> como muestra la </w:t>
      </w:r>
      <w:r w:rsidR="00BA7414" w:rsidRPr="00BA7414">
        <w:rPr>
          <w:rFonts w:ascii="Segoe UI Light" w:hAnsi="Segoe UI Light" w:cs="Segoe UI Light"/>
          <w:i/>
          <w:iCs/>
          <w:sz w:val="20"/>
          <w:szCs w:val="20"/>
        </w:rPr>
        <w:t>“Figura 3: Selector del año del proceso”</w:t>
      </w:r>
      <w:r w:rsidR="00BA7414">
        <w:rPr>
          <w:rFonts w:ascii="Segoe UI Light" w:hAnsi="Segoe UI Light" w:cs="Segoe UI Light"/>
          <w:sz w:val="20"/>
          <w:szCs w:val="20"/>
        </w:rPr>
        <w:t>.</w:t>
      </w:r>
      <w:bookmarkEnd w:id="224"/>
      <w:bookmarkEnd w:id="225"/>
      <w:bookmarkEnd w:id="226"/>
    </w:p>
    <w:p w14:paraId="43B1D439" w14:textId="4208D8ED" w:rsidR="00A92F0C" w:rsidRPr="002C3352" w:rsidRDefault="00A92F0C" w:rsidP="00A92F0C">
      <w:pPr>
        <w:spacing w:line="276" w:lineRule="auto"/>
        <w:jc w:val="both"/>
        <w:outlineLvl w:val="0"/>
        <w:rPr>
          <w:rFonts w:ascii="Segoe UI Light" w:hAnsi="Segoe UI Light" w:cs="Segoe UI Light"/>
          <w:sz w:val="20"/>
          <w:szCs w:val="20"/>
        </w:rPr>
      </w:pPr>
      <w:bookmarkStart w:id="227" w:name="_Toc234397224"/>
      <w:bookmarkStart w:id="228" w:name="_Toc234397357"/>
      <w:bookmarkStart w:id="229" w:name="_Toc234397597"/>
      <w:bookmarkStart w:id="230" w:name="_Toc234397802"/>
      <w:bookmarkStart w:id="231" w:name="_Toc234418208"/>
      <w:bookmarkStart w:id="232" w:name="_Toc234419310"/>
      <w:bookmarkStart w:id="233" w:name="_Toc234421874"/>
      <w:r w:rsidRPr="002C3352">
        <w:rPr>
          <w:rFonts w:ascii="Segoe UI Light" w:hAnsi="Segoe UI Light" w:cs="Segoe UI Light"/>
          <w:sz w:val="20"/>
          <w:szCs w:val="20"/>
        </w:rPr>
        <w:t>5. Si el año seleccionado no coincide con el año real registrado en los documentos, el aplicativo mostrará un mensaje de advertencia en la terminal y no continuará con el procesamiento</w:t>
      </w:r>
      <w:r w:rsidR="002313F9">
        <w:rPr>
          <w:rFonts w:ascii="Segoe UI Light" w:hAnsi="Segoe UI Light" w:cs="Segoe UI Light"/>
          <w:sz w:val="20"/>
          <w:szCs w:val="20"/>
        </w:rPr>
        <w:t>,</w:t>
      </w:r>
      <w:r w:rsidR="002313F9" w:rsidRPr="002313F9">
        <w:t xml:space="preserve"> </w:t>
      </w:r>
      <w:r w:rsidR="000068D5">
        <w:t>“</w:t>
      </w:r>
      <w:r w:rsidR="000068D5" w:rsidRPr="000068D5">
        <w:rPr>
          <w:rFonts w:ascii="Segoe UI Light" w:hAnsi="Segoe UI Light" w:cs="Segoe UI Light"/>
          <w:i/>
          <w:iCs/>
          <w:sz w:val="20"/>
          <w:szCs w:val="20"/>
        </w:rPr>
        <w:t>Figura 4: Año seleccionado no concuerda</w:t>
      </w:r>
      <w:r w:rsidR="000068D5">
        <w:rPr>
          <w:rFonts w:ascii="Segoe UI Light" w:hAnsi="Segoe UI Light" w:cs="Segoe UI Light"/>
          <w:i/>
          <w:iCs/>
          <w:sz w:val="20"/>
          <w:szCs w:val="20"/>
        </w:rPr>
        <w:t>”</w:t>
      </w:r>
      <w:r w:rsidR="002313F9" w:rsidRPr="002313F9">
        <w:rPr>
          <w:rFonts w:ascii="Segoe UI Light" w:hAnsi="Segoe UI Light" w:cs="Segoe UI Light"/>
          <w:sz w:val="20"/>
          <w:szCs w:val="20"/>
        </w:rPr>
        <w:t>.</w:t>
      </w:r>
      <w:r w:rsidR="002313F9">
        <w:rPr>
          <w:rFonts w:ascii="Segoe UI Light" w:hAnsi="Segoe UI Light" w:cs="Segoe UI Light"/>
          <w:sz w:val="20"/>
          <w:szCs w:val="20"/>
        </w:rPr>
        <w:t xml:space="preserve"> </w:t>
      </w:r>
      <w:r w:rsidRPr="002C3352">
        <w:rPr>
          <w:rFonts w:ascii="Segoe UI Light" w:hAnsi="Segoe UI Light" w:cs="Segoe UI Light"/>
          <w:sz w:val="20"/>
          <w:szCs w:val="20"/>
        </w:rPr>
        <w:t>En ese caso, se debe revisar el año seleccionado o los documentos cargados y volver a ejecutar el aplicativo.</w:t>
      </w:r>
      <w:bookmarkEnd w:id="227"/>
      <w:bookmarkEnd w:id="228"/>
      <w:bookmarkEnd w:id="229"/>
      <w:bookmarkEnd w:id="230"/>
      <w:bookmarkEnd w:id="231"/>
      <w:bookmarkEnd w:id="232"/>
      <w:bookmarkEnd w:id="233"/>
    </w:p>
    <w:p w14:paraId="18277583" w14:textId="0B77C55C" w:rsidR="00A92F0C" w:rsidRPr="002C3352" w:rsidRDefault="00A92F0C" w:rsidP="00A92F0C">
      <w:pPr>
        <w:spacing w:line="276" w:lineRule="auto"/>
        <w:jc w:val="both"/>
        <w:outlineLvl w:val="0"/>
        <w:rPr>
          <w:rFonts w:ascii="Segoe UI Light" w:hAnsi="Segoe UI Light" w:cs="Segoe UI Light"/>
          <w:sz w:val="20"/>
          <w:szCs w:val="20"/>
        </w:rPr>
      </w:pPr>
      <w:bookmarkStart w:id="234" w:name="_Toc234397225"/>
      <w:bookmarkStart w:id="235" w:name="_Toc234397358"/>
      <w:bookmarkStart w:id="236" w:name="_Toc234397598"/>
      <w:bookmarkStart w:id="237" w:name="_Toc234397803"/>
      <w:bookmarkStart w:id="238" w:name="_Toc234418209"/>
      <w:bookmarkStart w:id="239" w:name="_Toc234419311"/>
      <w:bookmarkStart w:id="240" w:name="_Toc234421875"/>
      <w:r w:rsidRPr="002C3352">
        <w:rPr>
          <w:rFonts w:ascii="Segoe UI Light" w:hAnsi="Segoe UI Light" w:cs="Segoe UI Light"/>
          <w:sz w:val="20"/>
          <w:szCs w:val="20"/>
        </w:rPr>
        <w:lastRenderedPageBreak/>
        <w:t>6. Si la validación es correcta, el aplicativo procesará automáticamente los archivos, mostrando el avance del proceso en la terminal</w:t>
      </w:r>
      <w:bookmarkEnd w:id="234"/>
      <w:bookmarkEnd w:id="235"/>
      <w:bookmarkEnd w:id="236"/>
      <w:bookmarkEnd w:id="237"/>
      <w:r w:rsidR="00F47FF1">
        <w:rPr>
          <w:rFonts w:ascii="Segoe UI Light" w:hAnsi="Segoe UI Light" w:cs="Segoe UI Light"/>
          <w:sz w:val="20"/>
          <w:szCs w:val="20"/>
        </w:rPr>
        <w:t>.</w:t>
      </w:r>
      <w:bookmarkEnd w:id="238"/>
      <w:bookmarkEnd w:id="239"/>
      <w:bookmarkEnd w:id="240"/>
    </w:p>
    <w:p w14:paraId="3CD3DE29" w14:textId="16F5DBA3" w:rsidR="00A92F0C" w:rsidRDefault="00A92F0C" w:rsidP="00A92F0C">
      <w:pPr>
        <w:spacing w:line="276" w:lineRule="auto"/>
        <w:jc w:val="both"/>
        <w:outlineLvl w:val="0"/>
        <w:rPr>
          <w:rFonts w:ascii="Segoe UI Light" w:hAnsi="Segoe UI Light" w:cs="Segoe UI Light"/>
          <w:sz w:val="20"/>
          <w:szCs w:val="20"/>
        </w:rPr>
      </w:pPr>
      <w:bookmarkStart w:id="241" w:name="_Toc234397226"/>
      <w:bookmarkStart w:id="242" w:name="_Toc234397359"/>
      <w:bookmarkStart w:id="243" w:name="_Toc234397599"/>
      <w:bookmarkStart w:id="244" w:name="_Toc234397804"/>
      <w:bookmarkStart w:id="245" w:name="_Toc234418210"/>
      <w:bookmarkStart w:id="246" w:name="_Toc234419312"/>
      <w:bookmarkStart w:id="247" w:name="_Toc234421876"/>
      <w:r w:rsidRPr="002C3352">
        <w:rPr>
          <w:rFonts w:ascii="Segoe UI Light" w:hAnsi="Segoe UI Light" w:cs="Segoe UI Light"/>
          <w:sz w:val="20"/>
          <w:szCs w:val="20"/>
        </w:rPr>
        <w:t xml:space="preserve">7. Al finalizar, se mostrará </w:t>
      </w:r>
      <w:r w:rsidR="00555091">
        <w:rPr>
          <w:rFonts w:ascii="Segoe UI Light" w:hAnsi="Segoe UI Light" w:cs="Segoe UI Light"/>
          <w:sz w:val="20"/>
          <w:szCs w:val="20"/>
        </w:rPr>
        <w:t>un</w:t>
      </w:r>
      <w:r w:rsidRPr="002C3352">
        <w:rPr>
          <w:rFonts w:ascii="Segoe UI Light" w:hAnsi="Segoe UI Light" w:cs="Segoe UI Light"/>
          <w:sz w:val="20"/>
          <w:szCs w:val="20"/>
        </w:rPr>
        <w:t xml:space="preserve"> mensaje</w:t>
      </w:r>
      <w:r w:rsidR="00555091">
        <w:rPr>
          <w:rFonts w:ascii="Segoe UI Light" w:hAnsi="Segoe UI Light" w:cs="Segoe UI Light"/>
          <w:sz w:val="20"/>
          <w:szCs w:val="20"/>
        </w:rPr>
        <w:t xml:space="preserve"> de finalización</w:t>
      </w:r>
      <w:r w:rsidRPr="002C3352">
        <w:rPr>
          <w:rFonts w:ascii="Segoe UI Light" w:hAnsi="Segoe UI Light" w:cs="Segoe UI Light"/>
          <w:sz w:val="20"/>
          <w:szCs w:val="20"/>
        </w:rPr>
        <w:t>. La terminal permanecerá abierta hasta que el usuario presione cualquier tecla o cierre la ventana manualmente</w:t>
      </w:r>
      <w:bookmarkEnd w:id="241"/>
      <w:bookmarkEnd w:id="242"/>
      <w:bookmarkEnd w:id="243"/>
      <w:bookmarkEnd w:id="244"/>
      <w:r w:rsidR="00555091">
        <w:rPr>
          <w:rFonts w:ascii="Segoe UI Light" w:hAnsi="Segoe UI Light" w:cs="Segoe UI Light"/>
          <w:sz w:val="20"/>
          <w:szCs w:val="20"/>
        </w:rPr>
        <w:t xml:space="preserve"> como muestra la</w:t>
      </w:r>
      <w:r w:rsidR="00F47FF1">
        <w:rPr>
          <w:rFonts w:ascii="Segoe UI Light" w:hAnsi="Segoe UI Light" w:cs="Segoe UI Light"/>
          <w:sz w:val="20"/>
          <w:szCs w:val="20"/>
        </w:rPr>
        <w:t xml:space="preserve"> </w:t>
      </w:r>
      <w:r w:rsidR="00F47FF1" w:rsidRPr="00F47FF1">
        <w:rPr>
          <w:rFonts w:ascii="Segoe UI Light" w:hAnsi="Segoe UI Light" w:cs="Segoe UI Light"/>
          <w:i/>
          <w:iCs/>
          <w:sz w:val="20"/>
          <w:szCs w:val="20"/>
        </w:rPr>
        <w:t xml:space="preserve">“Figura </w:t>
      </w:r>
      <w:r w:rsidR="004B0AA3">
        <w:rPr>
          <w:rFonts w:ascii="Segoe UI Light" w:hAnsi="Segoe UI Light" w:cs="Segoe UI Light"/>
          <w:i/>
          <w:iCs/>
          <w:sz w:val="20"/>
          <w:szCs w:val="20"/>
        </w:rPr>
        <w:t>5</w:t>
      </w:r>
      <w:r w:rsidR="00F47FF1" w:rsidRPr="00F47FF1">
        <w:rPr>
          <w:rFonts w:ascii="Segoe UI Light" w:hAnsi="Segoe UI Light" w:cs="Segoe UI Light"/>
          <w:i/>
          <w:iCs/>
          <w:sz w:val="20"/>
          <w:szCs w:val="20"/>
        </w:rPr>
        <w:t>: Fin del proceso”.</w:t>
      </w:r>
      <w:bookmarkEnd w:id="245"/>
      <w:bookmarkEnd w:id="246"/>
      <w:bookmarkEnd w:id="247"/>
    </w:p>
    <w:p w14:paraId="075DC701" w14:textId="77777777" w:rsidR="009D4019" w:rsidRDefault="009D4019" w:rsidP="00A92F0C">
      <w:pPr>
        <w:spacing w:line="276" w:lineRule="auto"/>
        <w:jc w:val="both"/>
        <w:outlineLvl w:val="0"/>
        <w:rPr>
          <w:rFonts w:ascii="Segoe UI Light" w:hAnsi="Segoe UI Light" w:cs="Segoe UI Light"/>
          <w:sz w:val="20"/>
          <w:szCs w:val="20"/>
        </w:rPr>
      </w:pPr>
    </w:p>
    <w:p w14:paraId="1D93F709" w14:textId="18E84310" w:rsidR="00BA7414" w:rsidRPr="002C3352" w:rsidRDefault="003920B8" w:rsidP="00A92F0C">
      <w:pPr>
        <w:spacing w:line="276" w:lineRule="auto"/>
        <w:jc w:val="both"/>
        <w:outlineLvl w:val="0"/>
        <w:rPr>
          <w:rFonts w:ascii="Segoe UI Light" w:hAnsi="Segoe UI Light" w:cs="Segoe UI Light"/>
          <w:sz w:val="20"/>
          <w:szCs w:val="20"/>
        </w:rPr>
      </w:pPr>
      <w:bookmarkStart w:id="248" w:name="_Toc234418211"/>
      <w:bookmarkStart w:id="249" w:name="_Toc234419313"/>
      <w:bookmarkStart w:id="250" w:name="_Toc234421877"/>
      <w:r w:rsidRPr="003920B8">
        <w:rPr>
          <w:rFonts w:ascii="Segoe UI Light" w:hAnsi="Segoe UI Light" w:cs="Segoe UI Light"/>
          <w:noProof/>
          <w:sz w:val="20"/>
          <w:szCs w:val="20"/>
        </w:rPr>
        <w:drawing>
          <wp:inline distT="0" distB="0" distL="0" distR="0" wp14:anchorId="2161729D" wp14:editId="31AC3936">
            <wp:extent cx="5612130" cy="4528820"/>
            <wp:effectExtent l="0" t="0" r="7620" b="5080"/>
            <wp:docPr id="18121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531" name=""/>
                    <pic:cNvPicPr/>
                  </pic:nvPicPr>
                  <pic:blipFill>
                    <a:blip r:embed="rId11"/>
                    <a:stretch>
                      <a:fillRect/>
                    </a:stretch>
                  </pic:blipFill>
                  <pic:spPr>
                    <a:xfrm>
                      <a:off x="0" y="0"/>
                      <a:ext cx="5612130" cy="4528820"/>
                    </a:xfrm>
                    <a:prstGeom prst="rect">
                      <a:avLst/>
                    </a:prstGeom>
                  </pic:spPr>
                </pic:pic>
              </a:graphicData>
            </a:graphic>
          </wp:inline>
        </w:drawing>
      </w:r>
      <w:bookmarkEnd w:id="248"/>
      <w:bookmarkEnd w:id="249"/>
      <w:bookmarkEnd w:id="250"/>
    </w:p>
    <w:p w14:paraId="26FE8DE2" w14:textId="0FC39D3B" w:rsidR="00A92F0C" w:rsidRDefault="00BA7414" w:rsidP="00BA7414">
      <w:pPr>
        <w:spacing w:line="276" w:lineRule="auto"/>
        <w:jc w:val="center"/>
        <w:outlineLvl w:val="0"/>
        <w:rPr>
          <w:rFonts w:ascii="Segoe UI Light" w:hAnsi="Segoe UI Light" w:cs="Segoe UI Light"/>
          <w:sz w:val="24"/>
          <w:szCs w:val="24"/>
          <w:vertAlign w:val="superscript"/>
        </w:rPr>
      </w:pPr>
      <w:bookmarkStart w:id="251" w:name="_Toc234418212"/>
      <w:bookmarkStart w:id="252" w:name="_Toc234419314"/>
      <w:bookmarkStart w:id="253" w:name="_Toc234421878"/>
      <w:r w:rsidRPr="00BA7414">
        <w:rPr>
          <w:rFonts w:ascii="Segoe UI Light" w:hAnsi="Segoe UI Light" w:cs="Segoe UI Light"/>
          <w:sz w:val="24"/>
          <w:szCs w:val="24"/>
          <w:vertAlign w:val="superscript"/>
        </w:rPr>
        <w:t>Figura 3: Selector del año del proceso</w:t>
      </w:r>
      <w:bookmarkEnd w:id="251"/>
      <w:bookmarkEnd w:id="252"/>
      <w:bookmarkEnd w:id="253"/>
    </w:p>
    <w:p w14:paraId="43E8B773" w14:textId="77777777" w:rsidR="00F47FF1" w:rsidRDefault="00F47FF1" w:rsidP="00BA7414">
      <w:pPr>
        <w:spacing w:line="276" w:lineRule="auto"/>
        <w:jc w:val="center"/>
        <w:outlineLvl w:val="0"/>
        <w:rPr>
          <w:rFonts w:ascii="Segoe UI Light" w:hAnsi="Segoe UI Light" w:cs="Segoe UI Light"/>
          <w:sz w:val="24"/>
          <w:szCs w:val="24"/>
          <w:vertAlign w:val="superscript"/>
        </w:rPr>
      </w:pPr>
    </w:p>
    <w:p w14:paraId="26D82CC3" w14:textId="221ABD97" w:rsidR="003920B8" w:rsidRDefault="003920B8" w:rsidP="00BA7414">
      <w:pPr>
        <w:spacing w:line="276" w:lineRule="auto"/>
        <w:jc w:val="center"/>
        <w:outlineLvl w:val="0"/>
        <w:rPr>
          <w:rFonts w:ascii="Segoe UI Light" w:hAnsi="Segoe UI Light" w:cs="Segoe UI Light"/>
          <w:sz w:val="20"/>
          <w:szCs w:val="20"/>
        </w:rPr>
      </w:pPr>
      <w:bookmarkStart w:id="254" w:name="_Toc234418213"/>
      <w:bookmarkStart w:id="255" w:name="_Toc234419315"/>
      <w:bookmarkStart w:id="256" w:name="_Toc234421879"/>
      <w:r w:rsidRPr="003920B8">
        <w:rPr>
          <w:rFonts w:ascii="Segoe UI Light" w:hAnsi="Segoe UI Light" w:cs="Segoe UI Light"/>
          <w:noProof/>
          <w:sz w:val="20"/>
          <w:szCs w:val="20"/>
        </w:rPr>
        <w:lastRenderedPageBreak/>
        <w:drawing>
          <wp:inline distT="0" distB="0" distL="0" distR="0" wp14:anchorId="76E80B31" wp14:editId="6A249297">
            <wp:extent cx="5612130" cy="4515485"/>
            <wp:effectExtent l="0" t="0" r="7620" b="0"/>
            <wp:docPr id="1459092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92537" name=""/>
                    <pic:cNvPicPr/>
                  </pic:nvPicPr>
                  <pic:blipFill>
                    <a:blip r:embed="rId12"/>
                    <a:stretch>
                      <a:fillRect/>
                    </a:stretch>
                  </pic:blipFill>
                  <pic:spPr>
                    <a:xfrm>
                      <a:off x="0" y="0"/>
                      <a:ext cx="5612130" cy="4515485"/>
                    </a:xfrm>
                    <a:prstGeom prst="rect">
                      <a:avLst/>
                    </a:prstGeom>
                  </pic:spPr>
                </pic:pic>
              </a:graphicData>
            </a:graphic>
          </wp:inline>
        </w:drawing>
      </w:r>
      <w:bookmarkEnd w:id="254"/>
      <w:bookmarkEnd w:id="255"/>
      <w:bookmarkEnd w:id="256"/>
    </w:p>
    <w:p w14:paraId="254D99E8" w14:textId="4CFAA3B2" w:rsidR="003920B8" w:rsidRDefault="003920B8" w:rsidP="003920B8">
      <w:pPr>
        <w:spacing w:line="276" w:lineRule="auto"/>
        <w:jc w:val="center"/>
        <w:outlineLvl w:val="0"/>
        <w:rPr>
          <w:rFonts w:ascii="Segoe UI Light" w:hAnsi="Segoe UI Light" w:cs="Segoe UI Light"/>
          <w:sz w:val="24"/>
          <w:szCs w:val="24"/>
          <w:vertAlign w:val="superscript"/>
        </w:rPr>
      </w:pPr>
      <w:bookmarkStart w:id="257" w:name="_Toc234418214"/>
      <w:bookmarkStart w:id="258" w:name="_Toc234419316"/>
      <w:bookmarkStart w:id="259" w:name="_Toc234421880"/>
      <w:r w:rsidRPr="00BA7414">
        <w:rPr>
          <w:rFonts w:ascii="Segoe UI Light" w:hAnsi="Segoe UI Light" w:cs="Segoe UI Light"/>
          <w:sz w:val="24"/>
          <w:szCs w:val="24"/>
          <w:vertAlign w:val="superscript"/>
        </w:rPr>
        <w:t xml:space="preserve">Figura </w:t>
      </w:r>
      <w:r>
        <w:rPr>
          <w:rFonts w:ascii="Segoe UI Light" w:hAnsi="Segoe UI Light" w:cs="Segoe UI Light"/>
          <w:sz w:val="24"/>
          <w:szCs w:val="24"/>
          <w:vertAlign w:val="superscript"/>
        </w:rPr>
        <w:t>4</w:t>
      </w:r>
      <w:r w:rsidRPr="00BA7414">
        <w:rPr>
          <w:rFonts w:ascii="Segoe UI Light" w:hAnsi="Segoe UI Light" w:cs="Segoe UI Light"/>
          <w:sz w:val="24"/>
          <w:szCs w:val="24"/>
          <w:vertAlign w:val="superscript"/>
        </w:rPr>
        <w:t xml:space="preserve">: </w:t>
      </w:r>
      <w:r w:rsidR="002313F9">
        <w:rPr>
          <w:rFonts w:ascii="Segoe UI Light" w:hAnsi="Segoe UI Light" w:cs="Segoe UI Light"/>
          <w:sz w:val="24"/>
          <w:szCs w:val="24"/>
          <w:vertAlign w:val="superscript"/>
        </w:rPr>
        <w:t>Año seleccionado no concuerda</w:t>
      </w:r>
      <w:bookmarkEnd w:id="257"/>
      <w:bookmarkEnd w:id="258"/>
      <w:bookmarkEnd w:id="259"/>
    </w:p>
    <w:p w14:paraId="595D47B3" w14:textId="77777777" w:rsidR="004B0AA3" w:rsidRDefault="004B0AA3" w:rsidP="004B0AA3">
      <w:pPr>
        <w:spacing w:line="276" w:lineRule="auto"/>
        <w:jc w:val="center"/>
        <w:outlineLvl w:val="0"/>
        <w:rPr>
          <w:rFonts w:ascii="Segoe UI Light" w:hAnsi="Segoe UI Light" w:cs="Segoe UI Light"/>
          <w:sz w:val="24"/>
          <w:szCs w:val="24"/>
          <w:vertAlign w:val="superscript"/>
        </w:rPr>
      </w:pPr>
      <w:bookmarkStart w:id="260" w:name="_Toc234418215"/>
      <w:bookmarkStart w:id="261" w:name="_Toc234419317"/>
      <w:bookmarkStart w:id="262" w:name="_Toc234421881"/>
      <w:r w:rsidRPr="00F47FF1">
        <w:rPr>
          <w:rFonts w:ascii="Segoe UI Light" w:hAnsi="Segoe UI Light" w:cs="Segoe UI Light"/>
          <w:noProof/>
          <w:sz w:val="24"/>
          <w:szCs w:val="24"/>
          <w:vertAlign w:val="superscript"/>
        </w:rPr>
        <w:lastRenderedPageBreak/>
        <w:drawing>
          <wp:inline distT="0" distB="0" distL="0" distR="0" wp14:anchorId="61565CD0" wp14:editId="49337FCA">
            <wp:extent cx="5612130" cy="4514215"/>
            <wp:effectExtent l="0" t="0" r="7620" b="635"/>
            <wp:docPr id="1581064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64785" name=""/>
                    <pic:cNvPicPr/>
                  </pic:nvPicPr>
                  <pic:blipFill>
                    <a:blip r:embed="rId13"/>
                    <a:stretch>
                      <a:fillRect/>
                    </a:stretch>
                  </pic:blipFill>
                  <pic:spPr>
                    <a:xfrm>
                      <a:off x="0" y="0"/>
                      <a:ext cx="5612130" cy="4514215"/>
                    </a:xfrm>
                    <a:prstGeom prst="rect">
                      <a:avLst/>
                    </a:prstGeom>
                  </pic:spPr>
                </pic:pic>
              </a:graphicData>
            </a:graphic>
          </wp:inline>
        </w:drawing>
      </w:r>
      <w:bookmarkEnd w:id="260"/>
      <w:bookmarkEnd w:id="261"/>
      <w:bookmarkEnd w:id="262"/>
    </w:p>
    <w:p w14:paraId="6A949649" w14:textId="1D9A0CC1" w:rsidR="004B0AA3" w:rsidRDefault="004B0AA3" w:rsidP="004B0AA3">
      <w:pPr>
        <w:spacing w:line="276" w:lineRule="auto"/>
        <w:jc w:val="center"/>
        <w:outlineLvl w:val="0"/>
        <w:rPr>
          <w:rFonts w:ascii="Segoe UI Light" w:hAnsi="Segoe UI Light" w:cs="Segoe UI Light"/>
          <w:sz w:val="24"/>
          <w:szCs w:val="24"/>
          <w:vertAlign w:val="superscript"/>
        </w:rPr>
      </w:pPr>
      <w:bookmarkStart w:id="263" w:name="_Toc234418216"/>
      <w:bookmarkStart w:id="264" w:name="_Toc234419318"/>
      <w:bookmarkStart w:id="265" w:name="_Toc234421882"/>
      <w:r w:rsidRPr="00BA7414">
        <w:rPr>
          <w:rFonts w:ascii="Segoe UI Light" w:hAnsi="Segoe UI Light" w:cs="Segoe UI Light"/>
          <w:sz w:val="24"/>
          <w:szCs w:val="24"/>
          <w:vertAlign w:val="superscript"/>
        </w:rPr>
        <w:t xml:space="preserve">Figura </w:t>
      </w:r>
      <w:r>
        <w:rPr>
          <w:rFonts w:ascii="Segoe UI Light" w:hAnsi="Segoe UI Light" w:cs="Segoe UI Light"/>
          <w:sz w:val="24"/>
          <w:szCs w:val="24"/>
          <w:vertAlign w:val="superscript"/>
        </w:rPr>
        <w:t>5</w:t>
      </w:r>
      <w:r w:rsidRPr="00BA7414">
        <w:rPr>
          <w:rFonts w:ascii="Segoe UI Light" w:hAnsi="Segoe UI Light" w:cs="Segoe UI Light"/>
          <w:sz w:val="24"/>
          <w:szCs w:val="24"/>
          <w:vertAlign w:val="superscript"/>
        </w:rPr>
        <w:t xml:space="preserve">: </w:t>
      </w:r>
      <w:r>
        <w:rPr>
          <w:rFonts w:ascii="Segoe UI Light" w:hAnsi="Segoe UI Light" w:cs="Segoe UI Light"/>
          <w:sz w:val="24"/>
          <w:szCs w:val="24"/>
          <w:vertAlign w:val="superscript"/>
        </w:rPr>
        <w:t>Fin de</w:t>
      </w:r>
      <w:r w:rsidRPr="00BA7414">
        <w:rPr>
          <w:rFonts w:ascii="Segoe UI Light" w:hAnsi="Segoe UI Light" w:cs="Segoe UI Light"/>
          <w:sz w:val="24"/>
          <w:szCs w:val="24"/>
          <w:vertAlign w:val="superscript"/>
        </w:rPr>
        <w:t>l proceso</w:t>
      </w:r>
      <w:bookmarkEnd w:id="263"/>
      <w:bookmarkEnd w:id="264"/>
      <w:bookmarkEnd w:id="265"/>
    </w:p>
    <w:p w14:paraId="318BC04E" w14:textId="77777777" w:rsidR="004B0AA3" w:rsidRDefault="004B0AA3" w:rsidP="003920B8">
      <w:pPr>
        <w:spacing w:line="276" w:lineRule="auto"/>
        <w:jc w:val="center"/>
        <w:outlineLvl w:val="0"/>
        <w:rPr>
          <w:rFonts w:ascii="Segoe UI Light" w:hAnsi="Segoe UI Light" w:cs="Segoe UI Light"/>
          <w:sz w:val="24"/>
          <w:szCs w:val="24"/>
          <w:vertAlign w:val="superscript"/>
        </w:rPr>
      </w:pPr>
    </w:p>
    <w:p w14:paraId="50E3C9B3" w14:textId="77777777" w:rsidR="003920B8" w:rsidRPr="002C3352" w:rsidRDefault="003920B8" w:rsidP="00BA7414">
      <w:pPr>
        <w:spacing w:line="276" w:lineRule="auto"/>
        <w:jc w:val="center"/>
        <w:outlineLvl w:val="0"/>
        <w:rPr>
          <w:rFonts w:ascii="Segoe UI Light" w:hAnsi="Segoe UI Light" w:cs="Segoe UI Light"/>
          <w:sz w:val="20"/>
          <w:szCs w:val="20"/>
        </w:rPr>
      </w:pPr>
    </w:p>
    <w:p w14:paraId="0E95D96B" w14:textId="77777777" w:rsidR="00A92F0C" w:rsidRPr="002C3352" w:rsidRDefault="00A92F0C" w:rsidP="00A92F0C">
      <w:pPr>
        <w:spacing w:line="276" w:lineRule="auto"/>
        <w:jc w:val="both"/>
        <w:outlineLvl w:val="0"/>
        <w:rPr>
          <w:rFonts w:ascii="Segoe UI Light" w:hAnsi="Segoe UI Light" w:cs="Segoe UI Light"/>
          <w:sz w:val="20"/>
          <w:szCs w:val="20"/>
        </w:rPr>
      </w:pPr>
    </w:p>
    <w:p w14:paraId="74A08479" w14:textId="77777777" w:rsidR="00D47B0D" w:rsidRDefault="00D47B0D" w:rsidP="00A92F0C">
      <w:pPr>
        <w:spacing w:line="276" w:lineRule="auto"/>
        <w:jc w:val="both"/>
        <w:outlineLvl w:val="0"/>
        <w:rPr>
          <w:rStyle w:val="Ttulodellibro"/>
          <w:b/>
          <w:bCs/>
          <w:color w:val="auto"/>
        </w:rPr>
      </w:pPr>
    </w:p>
    <w:p w14:paraId="218B6FDB" w14:textId="77777777" w:rsidR="00D47B0D" w:rsidRDefault="00D47B0D" w:rsidP="00A92F0C">
      <w:pPr>
        <w:spacing w:line="276" w:lineRule="auto"/>
        <w:jc w:val="both"/>
        <w:outlineLvl w:val="0"/>
        <w:rPr>
          <w:rStyle w:val="Ttulodellibro"/>
          <w:b/>
          <w:bCs/>
          <w:color w:val="auto"/>
        </w:rPr>
      </w:pPr>
    </w:p>
    <w:p w14:paraId="5885979E" w14:textId="77777777" w:rsidR="00D47B0D" w:rsidRDefault="00D47B0D" w:rsidP="00A92F0C">
      <w:pPr>
        <w:spacing w:line="276" w:lineRule="auto"/>
        <w:jc w:val="both"/>
        <w:outlineLvl w:val="0"/>
        <w:rPr>
          <w:rStyle w:val="Ttulodellibro"/>
          <w:b/>
          <w:bCs/>
          <w:color w:val="auto"/>
        </w:rPr>
      </w:pPr>
    </w:p>
    <w:p w14:paraId="2DC94F93" w14:textId="77777777" w:rsidR="00D47B0D" w:rsidRDefault="00D47B0D" w:rsidP="00A92F0C">
      <w:pPr>
        <w:spacing w:line="276" w:lineRule="auto"/>
        <w:jc w:val="both"/>
        <w:outlineLvl w:val="0"/>
        <w:rPr>
          <w:rStyle w:val="Ttulodellibro"/>
          <w:b/>
          <w:bCs/>
          <w:color w:val="auto"/>
        </w:rPr>
      </w:pPr>
    </w:p>
    <w:p w14:paraId="263C6F33" w14:textId="77777777" w:rsidR="00D47B0D" w:rsidRDefault="00D47B0D" w:rsidP="00A92F0C">
      <w:pPr>
        <w:spacing w:line="276" w:lineRule="auto"/>
        <w:jc w:val="both"/>
        <w:outlineLvl w:val="0"/>
        <w:rPr>
          <w:rStyle w:val="Ttulodellibro"/>
          <w:b/>
          <w:bCs/>
          <w:color w:val="auto"/>
        </w:rPr>
      </w:pPr>
    </w:p>
    <w:p w14:paraId="7A313148" w14:textId="1EFE8B8D" w:rsidR="00884B53" w:rsidRPr="00674432" w:rsidRDefault="00A92F0C" w:rsidP="00A92F0C">
      <w:pPr>
        <w:spacing w:line="276" w:lineRule="auto"/>
        <w:jc w:val="both"/>
        <w:outlineLvl w:val="0"/>
        <w:rPr>
          <w:rFonts w:ascii="Segoe UI Light" w:hAnsi="Segoe UI Light" w:cs="Segoe UI Light"/>
          <w:b/>
          <w:bCs/>
          <w:sz w:val="20"/>
          <w:szCs w:val="20"/>
        </w:rPr>
      </w:pPr>
      <w:bookmarkStart w:id="266" w:name="_Toc234421883"/>
      <w:r w:rsidRPr="00674432">
        <w:rPr>
          <w:rStyle w:val="Ttulodellibro"/>
          <w:b/>
          <w:bCs/>
          <w:color w:val="auto"/>
        </w:rPr>
        <w:lastRenderedPageBreak/>
        <w:t>EJECUCIÓN DEL APLICATIVO: ARCHIVOS DE SALIDA</w:t>
      </w:r>
      <w:bookmarkEnd w:id="266"/>
    </w:p>
    <w:p w14:paraId="2AE4B435" w14:textId="1AA3B72C" w:rsidR="00D47B0D" w:rsidRDefault="00A92F0C" w:rsidP="00774D37">
      <w:pPr>
        <w:spacing w:line="276" w:lineRule="auto"/>
        <w:jc w:val="both"/>
        <w:outlineLvl w:val="0"/>
        <w:rPr>
          <w:rFonts w:ascii="Segoe UI Light" w:hAnsi="Segoe UI Light" w:cs="Segoe UI Light"/>
          <w:i/>
          <w:iCs/>
          <w:sz w:val="20"/>
          <w:szCs w:val="20"/>
        </w:rPr>
      </w:pPr>
      <w:bookmarkStart w:id="267" w:name="_Toc234397228"/>
      <w:bookmarkStart w:id="268" w:name="_Toc234397361"/>
      <w:bookmarkStart w:id="269" w:name="_Toc234397601"/>
      <w:bookmarkStart w:id="270" w:name="_Toc234397806"/>
      <w:bookmarkStart w:id="271" w:name="_Toc234418218"/>
      <w:bookmarkStart w:id="272" w:name="_Toc234419320"/>
      <w:bookmarkStart w:id="273" w:name="_Toc234421884"/>
      <w:r w:rsidRPr="002C3352">
        <w:rPr>
          <w:rFonts w:ascii="Segoe UI Light" w:hAnsi="Segoe UI Light" w:cs="Segoe UI Light"/>
          <w:sz w:val="20"/>
          <w:szCs w:val="20"/>
        </w:rPr>
        <w:t>Una vez finalizado el proceso, el aplicati</w:t>
      </w:r>
      <w:r w:rsidR="009456FB">
        <w:rPr>
          <w:rFonts w:ascii="Segoe UI Light" w:hAnsi="Segoe UI Light" w:cs="Segoe UI Light"/>
          <w:sz w:val="20"/>
          <w:szCs w:val="20"/>
        </w:rPr>
        <w:t xml:space="preserve">vo creará el subdirectorio </w:t>
      </w:r>
      <w:r w:rsidR="009456FB" w:rsidRPr="00033A8A">
        <w:rPr>
          <w:rFonts w:ascii="Segoe UI Light" w:hAnsi="Segoe UI Light" w:cs="Segoe UI Light"/>
          <w:i/>
          <w:iCs/>
          <w:sz w:val="20"/>
          <w:szCs w:val="20"/>
        </w:rPr>
        <w:t>“reporte”</w:t>
      </w:r>
      <w:r w:rsidR="009456FB">
        <w:rPr>
          <w:rFonts w:ascii="Segoe UI Light" w:hAnsi="Segoe UI Light" w:cs="Segoe UI Light"/>
          <w:sz w:val="20"/>
          <w:szCs w:val="20"/>
        </w:rPr>
        <w:t xml:space="preserve"> con los archivos </w:t>
      </w:r>
      <w:r w:rsidR="00D47B0D">
        <w:rPr>
          <w:rFonts w:ascii="Segoe UI Light" w:hAnsi="Segoe UI Light" w:cs="Segoe UI Light"/>
          <w:sz w:val="20"/>
          <w:szCs w:val="20"/>
        </w:rPr>
        <w:t>consolidados</w:t>
      </w:r>
      <w:r w:rsidR="009456FB">
        <w:rPr>
          <w:rFonts w:ascii="Segoe UI Light" w:hAnsi="Segoe UI Light" w:cs="Segoe UI Light"/>
          <w:sz w:val="20"/>
          <w:szCs w:val="20"/>
        </w:rPr>
        <w:t xml:space="preserve"> y además </w:t>
      </w:r>
      <w:r w:rsidR="009A477E">
        <w:rPr>
          <w:rFonts w:ascii="Segoe UI Light" w:hAnsi="Segoe UI Light" w:cs="Segoe UI Light"/>
          <w:sz w:val="20"/>
          <w:szCs w:val="20"/>
        </w:rPr>
        <w:t xml:space="preserve">el archivo “ust.log” en el subdirectorio “control” como muestra la </w:t>
      </w:r>
      <w:r w:rsidR="009A477E" w:rsidRPr="009A477E">
        <w:rPr>
          <w:rFonts w:ascii="Segoe UI Light" w:hAnsi="Segoe UI Light" w:cs="Segoe UI Light"/>
          <w:i/>
          <w:iCs/>
          <w:sz w:val="20"/>
          <w:szCs w:val="20"/>
        </w:rPr>
        <w:t>“Figura</w:t>
      </w:r>
      <w:bookmarkEnd w:id="267"/>
      <w:bookmarkEnd w:id="268"/>
      <w:bookmarkEnd w:id="269"/>
      <w:bookmarkEnd w:id="270"/>
      <w:r w:rsidR="009A477E" w:rsidRPr="009A477E">
        <w:rPr>
          <w:rFonts w:ascii="Segoe UI Light" w:hAnsi="Segoe UI Light" w:cs="Segoe UI Light"/>
          <w:i/>
          <w:iCs/>
          <w:sz w:val="20"/>
          <w:szCs w:val="20"/>
        </w:rPr>
        <w:t xml:space="preserve"> 6: Directorio final”</w:t>
      </w:r>
      <w:bookmarkStart w:id="274" w:name="_Toc234397229"/>
      <w:bookmarkEnd w:id="271"/>
      <w:bookmarkEnd w:id="272"/>
      <w:bookmarkEnd w:id="273"/>
    </w:p>
    <w:p w14:paraId="31F3B041" w14:textId="56ED2B6B" w:rsidR="00D47B0D" w:rsidRDefault="00D47B0D" w:rsidP="00774D37">
      <w:pPr>
        <w:spacing w:line="276" w:lineRule="auto"/>
        <w:jc w:val="both"/>
        <w:outlineLvl w:val="0"/>
        <w:rPr>
          <w:rStyle w:val="Ttulodellibro"/>
          <w:color w:val="auto"/>
        </w:rPr>
      </w:pPr>
      <w:bookmarkStart w:id="275" w:name="_Toc234421885"/>
      <w:r>
        <w:rPr>
          <w:rStyle w:val="Ttulodellibro"/>
          <w:color w:val="auto"/>
        </w:rPr>
        <w:t>Descripcion de LOS archivos</w:t>
      </w:r>
      <w:bookmarkEnd w:id="275"/>
    </w:p>
    <w:p w14:paraId="35E9C20C" w14:textId="7363F269" w:rsidR="009D4019" w:rsidRPr="00635FBC" w:rsidRDefault="00774D37" w:rsidP="00635FBC">
      <w:pPr>
        <w:pStyle w:val="Estilo1"/>
        <w:rPr>
          <w:rStyle w:val="Ttulodellibro"/>
          <w:b/>
          <w:bCs w:val="0"/>
          <w:color w:val="auto"/>
        </w:rPr>
      </w:pPr>
      <w:bookmarkStart w:id="276" w:name="_Toc234421886"/>
      <w:r w:rsidRPr="00635FBC">
        <w:rPr>
          <w:rStyle w:val="Ttulodellibro"/>
          <w:b/>
          <w:bCs w:val="0"/>
          <w:color w:val="auto"/>
        </w:rPr>
        <w:t>1.</w:t>
      </w:r>
      <w:bookmarkStart w:id="277" w:name="_Toc234397230"/>
      <w:bookmarkStart w:id="278" w:name="_Toc234397363"/>
      <w:bookmarkEnd w:id="274"/>
      <w:r w:rsidR="00D47B0D" w:rsidRPr="00635FBC">
        <w:rPr>
          <w:rStyle w:val="Ttulodellibro"/>
          <w:b/>
          <w:bCs w:val="0"/>
          <w:color w:val="auto"/>
        </w:rPr>
        <w:t>A</w:t>
      </w:r>
      <w:r w:rsidR="00635FBC" w:rsidRPr="00635FBC">
        <w:rPr>
          <w:rStyle w:val="Ttulodellibro"/>
          <w:b/>
          <w:bCs w:val="0"/>
          <w:color w:val="auto"/>
        </w:rPr>
        <w:t xml:space="preserve">rchivos </w:t>
      </w:r>
      <w:r w:rsidR="00D47B0D" w:rsidRPr="00635FBC">
        <w:rPr>
          <w:rStyle w:val="Ttulodellibro"/>
          <w:b/>
          <w:bCs w:val="0"/>
          <w:color w:val="auto"/>
        </w:rPr>
        <w:t>de salida</w:t>
      </w:r>
      <w:bookmarkEnd w:id="276"/>
    </w:p>
    <w:p w14:paraId="5549BAA7" w14:textId="3CF643C9" w:rsidR="005342B5" w:rsidRDefault="00A92F0C" w:rsidP="00774D37">
      <w:pPr>
        <w:spacing w:line="276" w:lineRule="auto"/>
        <w:jc w:val="both"/>
        <w:outlineLvl w:val="0"/>
        <w:rPr>
          <w:rFonts w:ascii="Segoe UI Light" w:hAnsi="Segoe UI Light" w:cs="Segoe UI Light"/>
          <w:sz w:val="20"/>
          <w:szCs w:val="20"/>
        </w:rPr>
      </w:pPr>
      <w:bookmarkStart w:id="279" w:name="_Toc234397603"/>
      <w:bookmarkStart w:id="280" w:name="_Toc234397808"/>
      <w:bookmarkStart w:id="281" w:name="_Toc234418220"/>
      <w:bookmarkStart w:id="282" w:name="_Toc234419323"/>
      <w:bookmarkStart w:id="283" w:name="_Toc234421887"/>
      <w:r w:rsidRPr="00774D37">
        <w:rPr>
          <w:rFonts w:ascii="Segoe UI Light" w:hAnsi="Segoe UI Light" w:cs="Segoe UI Light"/>
          <w:sz w:val="20"/>
          <w:szCs w:val="20"/>
        </w:rPr>
        <w:t>Por cada serie y mes procesado se genera un archivo consolidado, con el siguiente formato de</w:t>
      </w:r>
      <w:r w:rsidR="00774D37">
        <w:rPr>
          <w:rFonts w:ascii="Segoe UI Light" w:hAnsi="Segoe UI Light" w:cs="Segoe UI Light"/>
          <w:sz w:val="20"/>
          <w:szCs w:val="20"/>
        </w:rPr>
        <w:t xml:space="preserve"> </w:t>
      </w:r>
      <w:r w:rsidRPr="00774D37">
        <w:rPr>
          <w:rFonts w:ascii="Segoe UI Light" w:hAnsi="Segoe UI Light" w:cs="Segoe UI Light"/>
          <w:sz w:val="20"/>
          <w:szCs w:val="20"/>
        </w:rPr>
        <w:t>nombre</w:t>
      </w:r>
      <w:bookmarkStart w:id="284" w:name="_Toc234397232"/>
      <w:bookmarkStart w:id="285" w:name="_Toc234397365"/>
      <w:bookmarkEnd w:id="277"/>
      <w:bookmarkEnd w:id="278"/>
      <w:bookmarkEnd w:id="279"/>
      <w:bookmarkEnd w:id="280"/>
      <w:r w:rsidR="005342B5">
        <w:rPr>
          <w:rFonts w:ascii="Segoe UI Light" w:hAnsi="Segoe UI Light" w:cs="Segoe UI Light"/>
          <w:sz w:val="20"/>
          <w:szCs w:val="20"/>
        </w:rPr>
        <w:t xml:space="preserve"> </w:t>
      </w:r>
      <w:r w:rsidR="00D822A0">
        <w:rPr>
          <w:rFonts w:ascii="Segoe UI Light" w:hAnsi="Segoe UI Light" w:cs="Segoe UI Light"/>
          <w:sz w:val="20"/>
          <w:szCs w:val="20"/>
        </w:rPr>
        <w:t>111030A02.xlsm</w:t>
      </w:r>
      <w:bookmarkStart w:id="286" w:name="_Toc234397234"/>
      <w:bookmarkEnd w:id="281"/>
      <w:bookmarkEnd w:id="282"/>
      <w:bookmarkEnd w:id="284"/>
      <w:bookmarkEnd w:id="285"/>
      <w:r w:rsidR="005342B5">
        <w:rPr>
          <w:rFonts w:ascii="Segoe UI Light" w:hAnsi="Segoe UI Light" w:cs="Segoe UI Light"/>
          <w:sz w:val="20"/>
          <w:szCs w:val="20"/>
        </w:rPr>
        <w:t xml:space="preserve">, </w:t>
      </w:r>
      <w:r w:rsidR="005342B5" w:rsidRPr="005342B5">
        <w:rPr>
          <w:rFonts w:ascii="Segoe UI Light" w:hAnsi="Segoe UI Light" w:cs="Segoe UI Light"/>
          <w:i/>
          <w:iCs/>
          <w:sz w:val="20"/>
          <w:szCs w:val="20"/>
        </w:rPr>
        <w:t>“Figura 6: Tabla desglose del nombre del archivo de salida”</w:t>
      </w:r>
      <w:bookmarkEnd w:id="283"/>
    </w:p>
    <w:p w14:paraId="1E2985FE" w14:textId="5AEB7237" w:rsidR="009D4019" w:rsidRDefault="005342B5" w:rsidP="005342B5">
      <w:pPr>
        <w:spacing w:line="276" w:lineRule="auto"/>
        <w:jc w:val="center"/>
        <w:outlineLvl w:val="0"/>
        <w:rPr>
          <w:rFonts w:ascii="Segoe UI Light" w:hAnsi="Segoe UI Light" w:cs="Segoe UI Light"/>
          <w:sz w:val="20"/>
          <w:szCs w:val="20"/>
        </w:rPr>
      </w:pPr>
      <w:bookmarkStart w:id="287" w:name="_Toc234421888"/>
      <w:r w:rsidRPr="005342B5">
        <w:rPr>
          <w:rFonts w:ascii="Segoe UI Light" w:hAnsi="Segoe UI Light" w:cs="Segoe UI Light"/>
          <w:sz w:val="20"/>
          <w:szCs w:val="20"/>
        </w:rPr>
        <w:drawing>
          <wp:inline distT="0" distB="0" distL="0" distR="0" wp14:anchorId="08148CBD" wp14:editId="1767E55C">
            <wp:extent cx="2648320" cy="1171739"/>
            <wp:effectExtent l="0" t="0" r="0" b="9525"/>
            <wp:docPr id="17279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07871" name=""/>
                    <pic:cNvPicPr/>
                  </pic:nvPicPr>
                  <pic:blipFill>
                    <a:blip r:embed="rId14"/>
                    <a:stretch>
                      <a:fillRect/>
                    </a:stretch>
                  </pic:blipFill>
                  <pic:spPr>
                    <a:xfrm>
                      <a:off x="0" y="0"/>
                      <a:ext cx="2648320" cy="1171739"/>
                    </a:xfrm>
                    <a:prstGeom prst="rect">
                      <a:avLst/>
                    </a:prstGeom>
                  </pic:spPr>
                </pic:pic>
              </a:graphicData>
            </a:graphic>
          </wp:inline>
        </w:drawing>
      </w:r>
      <w:bookmarkEnd w:id="287"/>
    </w:p>
    <w:p w14:paraId="552F2EEF" w14:textId="7FCC47CD" w:rsidR="005342B5" w:rsidRPr="005342B5" w:rsidRDefault="005342B5" w:rsidP="005342B5">
      <w:pPr>
        <w:spacing w:line="276" w:lineRule="auto"/>
        <w:jc w:val="center"/>
        <w:outlineLvl w:val="0"/>
        <w:rPr>
          <w:rFonts w:ascii="Segoe UI Light" w:hAnsi="Segoe UI Light" w:cs="Segoe UI Light"/>
          <w:sz w:val="24"/>
          <w:szCs w:val="24"/>
          <w:vertAlign w:val="superscript"/>
        </w:rPr>
      </w:pPr>
      <w:bookmarkStart w:id="288" w:name="_Toc234421889"/>
      <w:r w:rsidRPr="005342B5">
        <w:rPr>
          <w:rFonts w:ascii="Segoe UI Light" w:hAnsi="Segoe UI Light" w:cs="Segoe UI Light"/>
          <w:sz w:val="24"/>
          <w:szCs w:val="24"/>
          <w:vertAlign w:val="superscript"/>
        </w:rPr>
        <w:t>Figura 6: Tabla desglose del nombre del archivo de salida</w:t>
      </w:r>
      <w:bookmarkEnd w:id="288"/>
    </w:p>
    <w:p w14:paraId="087F3F39" w14:textId="171F0E45" w:rsidR="009D4019" w:rsidRPr="00635FBC" w:rsidRDefault="00774D37" w:rsidP="00635FBC">
      <w:pPr>
        <w:pStyle w:val="Estilo1"/>
        <w:rPr>
          <w:rStyle w:val="Ttulodellibro"/>
          <w:b/>
          <w:bCs w:val="0"/>
          <w:color w:val="auto"/>
        </w:rPr>
      </w:pPr>
      <w:bookmarkStart w:id="289" w:name="_Toc234418221"/>
      <w:bookmarkStart w:id="290" w:name="_Toc234421890"/>
      <w:r w:rsidRPr="00635FBC">
        <w:rPr>
          <w:rStyle w:val="Ttulodellibro"/>
          <w:b/>
          <w:bCs w:val="0"/>
          <w:color w:val="auto"/>
        </w:rPr>
        <w:t>2.</w:t>
      </w:r>
      <w:r w:rsidR="00A92F0C" w:rsidRPr="00635FBC">
        <w:rPr>
          <w:rStyle w:val="Ttulodellibro"/>
          <w:b/>
          <w:bCs w:val="0"/>
          <w:color w:val="auto"/>
        </w:rPr>
        <w:t>Bitácora del proceso</w:t>
      </w:r>
      <w:bookmarkStart w:id="291" w:name="_Toc234397235"/>
      <w:bookmarkStart w:id="292" w:name="_Toc234397368"/>
      <w:bookmarkEnd w:id="286"/>
      <w:bookmarkEnd w:id="289"/>
      <w:bookmarkEnd w:id="290"/>
    </w:p>
    <w:p w14:paraId="179E3CE3" w14:textId="6B4AD13A" w:rsidR="009D4019" w:rsidRDefault="00A92F0C" w:rsidP="00774D37">
      <w:pPr>
        <w:spacing w:line="276" w:lineRule="auto"/>
        <w:jc w:val="both"/>
        <w:outlineLvl w:val="0"/>
        <w:rPr>
          <w:rFonts w:ascii="Segoe UI Light" w:hAnsi="Segoe UI Light" w:cs="Segoe UI Light"/>
          <w:sz w:val="20"/>
          <w:szCs w:val="20"/>
        </w:rPr>
      </w:pPr>
      <w:bookmarkStart w:id="293" w:name="_Toc234397608"/>
      <w:bookmarkStart w:id="294" w:name="_Toc234397811"/>
      <w:bookmarkStart w:id="295" w:name="_Toc234418222"/>
      <w:bookmarkStart w:id="296" w:name="_Toc234419325"/>
      <w:bookmarkStart w:id="297" w:name="_Toc234421891"/>
      <w:r w:rsidRPr="00774D37">
        <w:rPr>
          <w:rFonts w:ascii="Segoe UI Light" w:hAnsi="Segoe UI Light" w:cs="Segoe UI Light"/>
          <w:sz w:val="20"/>
          <w:szCs w:val="20"/>
        </w:rPr>
        <w:t xml:space="preserve">El aplicativo genera el archivo </w:t>
      </w:r>
      <w:r w:rsidR="00D47B0D" w:rsidRPr="00D47B0D">
        <w:rPr>
          <w:rFonts w:ascii="Segoe UI Light" w:hAnsi="Segoe UI Light" w:cs="Segoe UI Light"/>
          <w:i/>
          <w:iCs/>
          <w:sz w:val="20"/>
          <w:szCs w:val="20"/>
        </w:rPr>
        <w:t>“</w:t>
      </w:r>
      <w:r w:rsidRPr="00D47B0D">
        <w:rPr>
          <w:rFonts w:ascii="Segoe UI Light" w:hAnsi="Segoe UI Light" w:cs="Segoe UI Light"/>
          <w:i/>
          <w:iCs/>
          <w:sz w:val="20"/>
          <w:szCs w:val="20"/>
        </w:rPr>
        <w:t>ust.log</w:t>
      </w:r>
      <w:r w:rsidR="00D47B0D" w:rsidRPr="00D47B0D">
        <w:rPr>
          <w:rFonts w:ascii="Segoe UI Light" w:hAnsi="Segoe UI Light" w:cs="Segoe UI Light"/>
          <w:i/>
          <w:iCs/>
          <w:sz w:val="20"/>
          <w:szCs w:val="20"/>
        </w:rPr>
        <w:t>”</w:t>
      </w:r>
      <w:r w:rsidRPr="00774D37">
        <w:rPr>
          <w:rFonts w:ascii="Segoe UI Light" w:hAnsi="Segoe UI Light" w:cs="Segoe UI Light"/>
          <w:sz w:val="20"/>
          <w:szCs w:val="20"/>
        </w:rPr>
        <w:t>, donde se registran los pasos realizados durante la ejecución y los posibles errores encontrados (por ejemplo, archivos con nombre inválido, meses incompletos, o configuraciones no encontradas para una serie o versión determinada).</w:t>
      </w:r>
      <w:bookmarkStart w:id="298" w:name="_Toc234397236"/>
      <w:bookmarkStart w:id="299" w:name="_Toc234397369"/>
      <w:bookmarkEnd w:id="291"/>
      <w:bookmarkEnd w:id="292"/>
      <w:bookmarkEnd w:id="293"/>
      <w:bookmarkEnd w:id="294"/>
      <w:bookmarkEnd w:id="295"/>
      <w:bookmarkEnd w:id="296"/>
      <w:bookmarkEnd w:id="297"/>
    </w:p>
    <w:p w14:paraId="1C870DED" w14:textId="77777777" w:rsidR="00D47B0D" w:rsidRDefault="00A92F0C" w:rsidP="00D47B0D">
      <w:pPr>
        <w:spacing w:line="276" w:lineRule="auto"/>
        <w:jc w:val="both"/>
        <w:outlineLvl w:val="0"/>
        <w:rPr>
          <w:rFonts w:ascii="Segoe UI Light" w:hAnsi="Segoe UI Light" w:cs="Segoe UI Light"/>
          <w:sz w:val="20"/>
          <w:szCs w:val="20"/>
        </w:rPr>
      </w:pPr>
      <w:bookmarkStart w:id="300" w:name="_Toc234397609"/>
      <w:bookmarkStart w:id="301" w:name="_Toc234397812"/>
      <w:bookmarkStart w:id="302" w:name="_Toc234418223"/>
      <w:bookmarkStart w:id="303" w:name="_Toc234419326"/>
      <w:bookmarkStart w:id="304" w:name="_Toc234421892"/>
      <w:r w:rsidRPr="00774D37">
        <w:rPr>
          <w:rFonts w:ascii="Segoe UI Light" w:hAnsi="Segoe UI Light" w:cs="Segoe UI Light"/>
          <w:sz w:val="20"/>
          <w:szCs w:val="20"/>
        </w:rPr>
        <w:t xml:space="preserve">Importante: el archivo </w:t>
      </w:r>
      <w:r w:rsidR="00D47B0D" w:rsidRPr="00D47B0D">
        <w:rPr>
          <w:rFonts w:ascii="Segoe UI Light" w:hAnsi="Segoe UI Light" w:cs="Segoe UI Light"/>
          <w:i/>
          <w:iCs/>
          <w:sz w:val="20"/>
          <w:szCs w:val="20"/>
        </w:rPr>
        <w:t>“</w:t>
      </w:r>
      <w:r w:rsidRPr="00D47B0D">
        <w:rPr>
          <w:rFonts w:ascii="Segoe UI Light" w:hAnsi="Segoe UI Light" w:cs="Segoe UI Light"/>
          <w:i/>
          <w:iCs/>
          <w:sz w:val="20"/>
          <w:szCs w:val="20"/>
        </w:rPr>
        <w:t>ust.log</w:t>
      </w:r>
      <w:r w:rsidR="00D47B0D" w:rsidRPr="00D47B0D">
        <w:rPr>
          <w:rFonts w:ascii="Segoe UI Light" w:hAnsi="Segoe UI Light" w:cs="Segoe UI Light"/>
          <w:i/>
          <w:iCs/>
          <w:sz w:val="20"/>
          <w:szCs w:val="20"/>
        </w:rPr>
        <w:t>”</w:t>
      </w:r>
      <w:r w:rsidRPr="00774D37">
        <w:rPr>
          <w:rFonts w:ascii="Segoe UI Light" w:hAnsi="Segoe UI Light" w:cs="Segoe UI Light"/>
          <w:sz w:val="20"/>
          <w:szCs w:val="20"/>
        </w:rPr>
        <w:t xml:space="preserve"> se reemplaza en cada nueva ejecución del aplicativo, por lo que no conserva el historial de ejecuciones anteriores. Si se desea conservar el detalle de una ejecución en particular, se recomienda guardar una copia del archivo antes de volver a ejecutar el aplicativo.</w:t>
      </w:r>
      <w:bookmarkEnd w:id="298"/>
      <w:bookmarkEnd w:id="299"/>
      <w:bookmarkEnd w:id="300"/>
      <w:bookmarkEnd w:id="301"/>
      <w:bookmarkEnd w:id="302"/>
      <w:bookmarkEnd w:id="303"/>
      <w:bookmarkEnd w:id="304"/>
    </w:p>
    <w:p w14:paraId="51182E77" w14:textId="5697E708" w:rsidR="009A477E" w:rsidRDefault="009A477E" w:rsidP="00D47B0D">
      <w:pPr>
        <w:spacing w:line="276" w:lineRule="auto"/>
        <w:jc w:val="center"/>
        <w:outlineLvl w:val="0"/>
        <w:rPr>
          <w:rFonts w:ascii="Segoe UI Light" w:hAnsi="Segoe UI Light" w:cs="Segoe UI Light"/>
          <w:noProof/>
          <w:sz w:val="20"/>
          <w:szCs w:val="20"/>
        </w:rPr>
      </w:pPr>
      <w:bookmarkStart w:id="305" w:name="_Toc234418224"/>
      <w:bookmarkStart w:id="306" w:name="_Toc234419327"/>
      <w:bookmarkStart w:id="307" w:name="_Toc234421893"/>
      <w:r>
        <w:rPr>
          <w:rFonts w:ascii="Segoe UI Light" w:hAnsi="Segoe UI Light" w:cs="Segoe UI Light"/>
          <w:noProof/>
          <w:sz w:val="20"/>
          <w:szCs w:val="20"/>
        </w:rPr>
        <w:lastRenderedPageBreak/>
        <w:drawing>
          <wp:inline distT="0" distB="0" distL="0" distR="0" wp14:anchorId="2F113A8F" wp14:editId="2E33C89E">
            <wp:extent cx="2029108" cy="5611008"/>
            <wp:effectExtent l="19050" t="19050" r="28575" b="27940"/>
            <wp:docPr id="7558560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56086" name="Imagen 755856086"/>
                    <pic:cNvPicPr/>
                  </pic:nvPicPr>
                  <pic:blipFill>
                    <a:blip r:embed="rId15">
                      <a:extLst>
                        <a:ext uri="{28A0092B-C50C-407E-A947-70E740481C1C}">
                          <a14:useLocalDpi xmlns:a14="http://schemas.microsoft.com/office/drawing/2010/main" val="0"/>
                        </a:ext>
                      </a:extLst>
                    </a:blip>
                    <a:stretch>
                      <a:fillRect/>
                    </a:stretch>
                  </pic:blipFill>
                  <pic:spPr>
                    <a:xfrm>
                      <a:off x="0" y="0"/>
                      <a:ext cx="2029108" cy="5611008"/>
                    </a:xfrm>
                    <a:prstGeom prst="rect">
                      <a:avLst/>
                    </a:prstGeom>
                    <a:ln w="6350">
                      <a:solidFill>
                        <a:schemeClr val="tx1"/>
                      </a:solidFill>
                    </a:ln>
                  </pic:spPr>
                </pic:pic>
              </a:graphicData>
            </a:graphic>
          </wp:inline>
        </w:drawing>
      </w:r>
      <w:bookmarkEnd w:id="305"/>
      <w:bookmarkEnd w:id="306"/>
      <w:bookmarkEnd w:id="307"/>
    </w:p>
    <w:p w14:paraId="3CA8D17F" w14:textId="01F9394F" w:rsidR="009A477E" w:rsidRPr="009A477E" w:rsidRDefault="009A477E" w:rsidP="009A477E">
      <w:pPr>
        <w:spacing w:line="276" w:lineRule="auto"/>
        <w:jc w:val="center"/>
        <w:outlineLvl w:val="0"/>
        <w:rPr>
          <w:rFonts w:ascii="Segoe UI Light" w:hAnsi="Segoe UI Light" w:cs="Segoe UI Light"/>
          <w:sz w:val="24"/>
          <w:szCs w:val="24"/>
          <w:vertAlign w:val="superscript"/>
        </w:rPr>
      </w:pPr>
      <w:bookmarkStart w:id="308" w:name="_Toc234418225"/>
      <w:bookmarkStart w:id="309" w:name="_Toc234419328"/>
      <w:bookmarkStart w:id="310" w:name="_Toc234421894"/>
      <w:r w:rsidRPr="009A477E">
        <w:rPr>
          <w:rFonts w:ascii="Segoe UI Light" w:hAnsi="Segoe UI Light" w:cs="Segoe UI Light"/>
          <w:sz w:val="24"/>
          <w:szCs w:val="24"/>
          <w:vertAlign w:val="superscript"/>
        </w:rPr>
        <w:t>“Figura 6: Directorio final”</w:t>
      </w:r>
      <w:bookmarkEnd w:id="308"/>
      <w:bookmarkEnd w:id="309"/>
      <w:bookmarkEnd w:id="310"/>
    </w:p>
    <w:p w14:paraId="6BBFE961" w14:textId="77777777" w:rsidR="00200BF9" w:rsidRPr="00200BF9" w:rsidRDefault="00200BF9" w:rsidP="00200BF9">
      <w:pPr>
        <w:spacing w:line="276" w:lineRule="auto"/>
        <w:jc w:val="both"/>
        <w:outlineLvl w:val="0"/>
        <w:rPr>
          <w:rStyle w:val="Ttulodellibro"/>
          <w:b/>
          <w:bCs/>
          <w:color w:val="auto"/>
        </w:rPr>
      </w:pPr>
      <w:bookmarkStart w:id="311" w:name="_Toc234421895"/>
      <w:r w:rsidRPr="00200BF9">
        <w:rPr>
          <w:rStyle w:val="Ttulodellibro"/>
          <w:b/>
          <w:bCs/>
          <w:color w:val="auto"/>
        </w:rPr>
        <w:t>VERSIONAMIENTO</w:t>
      </w:r>
      <w:bookmarkEnd w:id="311"/>
    </w:p>
    <w:p w14:paraId="3C693197" w14:textId="77777777" w:rsidR="00200BF9" w:rsidRPr="002C3352" w:rsidDel="005A5FC6" w:rsidRDefault="00200BF9" w:rsidP="00200BF9">
      <w:pPr>
        <w:rPr>
          <w:del w:id="312" w:author="Karina Stapfer Jara" w:date="2025-11-11T14:48:00Z" w16du:dateUtc="2025-11-11T17:48:00Z"/>
          <w:rFonts w:ascii="Segoe UI Light" w:hAnsi="Segoe UI Light" w:cs="Segoe UI Light"/>
          <w:sz w:val="20"/>
          <w:szCs w:val="20"/>
        </w:rPr>
      </w:pPr>
      <w:bookmarkStart w:id="313" w:name="_Toc234421896"/>
      <w:r w:rsidRPr="00200BF9">
        <w:rPr>
          <w:rFonts w:ascii="Segoe UI Light" w:hAnsi="Segoe UI Light" w:cs="Segoe UI Light"/>
          <w:sz w:val="20"/>
          <w:szCs w:val="20"/>
        </w:rPr>
        <w:t xml:space="preserve">Los archivos </w:t>
      </w:r>
      <w:r w:rsidRPr="00200BF9">
        <w:rPr>
          <w:rFonts w:ascii="Segoe UI Light" w:hAnsi="Segoe UI Light" w:cs="Segoe UI Light"/>
          <w:i/>
          <w:iCs/>
          <w:sz w:val="20"/>
          <w:szCs w:val="20"/>
        </w:rPr>
        <w:t>“</w:t>
      </w:r>
      <w:proofErr w:type="spellStart"/>
      <w:proofErr w:type="gramStart"/>
      <w:r w:rsidRPr="00200BF9">
        <w:rPr>
          <w:rFonts w:ascii="Segoe UI Light" w:hAnsi="Segoe UI Light" w:cs="Segoe UI Light"/>
          <w:i/>
          <w:iCs/>
          <w:sz w:val="20"/>
          <w:szCs w:val="20"/>
        </w:rPr>
        <w:t>control.json</w:t>
      </w:r>
      <w:proofErr w:type="spellEnd"/>
      <w:proofErr w:type="gramEnd"/>
      <w:r w:rsidRPr="00200BF9">
        <w:rPr>
          <w:rFonts w:ascii="Segoe UI Light" w:hAnsi="Segoe UI Light" w:cs="Segoe UI Light"/>
          <w:i/>
          <w:iCs/>
          <w:sz w:val="20"/>
          <w:szCs w:val="20"/>
        </w:rPr>
        <w:t>”</w:t>
      </w:r>
      <w:r w:rsidRPr="00200BF9">
        <w:rPr>
          <w:rFonts w:ascii="Segoe UI Light" w:hAnsi="Segoe UI Light" w:cs="Segoe UI Light"/>
          <w:sz w:val="20"/>
          <w:szCs w:val="20"/>
        </w:rPr>
        <w:t xml:space="preserve"> y </w:t>
      </w:r>
      <w:r w:rsidRPr="00200BF9">
        <w:rPr>
          <w:rFonts w:ascii="Segoe UI Light" w:hAnsi="Segoe UI Light" w:cs="Segoe UI Light"/>
          <w:i/>
          <w:iCs/>
          <w:sz w:val="20"/>
          <w:szCs w:val="20"/>
        </w:rPr>
        <w:t>“</w:t>
      </w:r>
      <w:proofErr w:type="spellStart"/>
      <w:proofErr w:type="gramStart"/>
      <w:r w:rsidRPr="00200BF9">
        <w:rPr>
          <w:rFonts w:ascii="Segoe UI Light" w:hAnsi="Segoe UI Light" w:cs="Segoe UI Light"/>
          <w:i/>
          <w:iCs/>
          <w:sz w:val="20"/>
          <w:szCs w:val="20"/>
        </w:rPr>
        <w:t>version.json</w:t>
      </w:r>
      <w:proofErr w:type="spellEnd"/>
      <w:proofErr w:type="gramEnd"/>
      <w:r w:rsidRPr="00200BF9">
        <w:rPr>
          <w:rFonts w:ascii="Segoe UI Light" w:hAnsi="Segoe UI Light" w:cs="Segoe UI Light"/>
          <w:i/>
          <w:iCs/>
          <w:sz w:val="20"/>
          <w:szCs w:val="20"/>
        </w:rPr>
        <w:t>”</w:t>
      </w:r>
      <w:r w:rsidRPr="00200BF9">
        <w:rPr>
          <w:rFonts w:ascii="Segoe UI Light" w:hAnsi="Segoe UI Light" w:cs="Segoe UI Light"/>
          <w:sz w:val="20"/>
          <w:szCs w:val="20"/>
        </w:rPr>
        <w:t xml:space="preserve"> permiten adaptar el aplicativo a </w:t>
      </w:r>
      <w:r>
        <w:rPr>
          <w:rFonts w:ascii="Segoe UI Light" w:hAnsi="Segoe UI Light" w:cs="Segoe UI Light"/>
          <w:sz w:val="20"/>
          <w:szCs w:val="20"/>
        </w:rPr>
        <w:t>la</w:t>
      </w:r>
      <w:r w:rsidRPr="00200BF9">
        <w:rPr>
          <w:rFonts w:ascii="Segoe UI Light" w:hAnsi="Segoe UI Light" w:cs="Segoe UI Light"/>
          <w:sz w:val="20"/>
          <w:szCs w:val="20"/>
        </w:rPr>
        <w:t>s versiones de los formularios REM sin necesidad de modificar el código fuente. Cuando una nueva versión del REM entra en vigencia, basta con actualizar estos archivos de configuración.</w:t>
      </w:r>
      <w:bookmarkEnd w:id="313"/>
    </w:p>
    <w:p w14:paraId="47B0FBFD" w14:textId="77777777" w:rsidR="00200BF9" w:rsidRDefault="00200BF9" w:rsidP="00A92F0C">
      <w:pPr>
        <w:spacing w:line="276" w:lineRule="auto"/>
        <w:jc w:val="both"/>
        <w:outlineLvl w:val="0"/>
        <w:rPr>
          <w:rStyle w:val="Ttulodellibro"/>
          <w:b/>
          <w:bCs/>
          <w:color w:val="auto"/>
        </w:rPr>
      </w:pPr>
    </w:p>
    <w:p w14:paraId="5E92AFE0" w14:textId="77777777" w:rsidR="00200BF9" w:rsidRDefault="00200BF9" w:rsidP="00A92F0C">
      <w:pPr>
        <w:spacing w:line="276" w:lineRule="auto"/>
        <w:jc w:val="both"/>
        <w:outlineLvl w:val="0"/>
        <w:rPr>
          <w:rStyle w:val="Ttulodellibro"/>
          <w:b/>
          <w:bCs/>
          <w:color w:val="auto"/>
        </w:rPr>
      </w:pPr>
    </w:p>
    <w:p w14:paraId="3069DDB0" w14:textId="77777777" w:rsidR="00200BF9" w:rsidRDefault="00200BF9" w:rsidP="00A92F0C">
      <w:pPr>
        <w:spacing w:line="276" w:lineRule="auto"/>
        <w:jc w:val="both"/>
        <w:outlineLvl w:val="0"/>
        <w:rPr>
          <w:rStyle w:val="Ttulodellibro"/>
          <w:b/>
          <w:bCs/>
          <w:color w:val="auto"/>
        </w:rPr>
      </w:pPr>
    </w:p>
    <w:p w14:paraId="20C885D8" w14:textId="0D566D6F" w:rsidR="00A92F0C" w:rsidRDefault="00A92F0C" w:rsidP="00A92F0C">
      <w:pPr>
        <w:spacing w:line="276" w:lineRule="auto"/>
        <w:jc w:val="both"/>
        <w:outlineLvl w:val="0"/>
        <w:rPr>
          <w:rStyle w:val="Ttulodellibro"/>
          <w:b/>
          <w:bCs/>
          <w:color w:val="auto"/>
        </w:rPr>
      </w:pPr>
      <w:bookmarkStart w:id="314" w:name="_Toc234421897"/>
      <w:r w:rsidRPr="00674432">
        <w:rPr>
          <w:rStyle w:val="Ttulodellibro"/>
          <w:b/>
          <w:bCs/>
          <w:color w:val="auto"/>
        </w:rPr>
        <w:lastRenderedPageBreak/>
        <w:t>NOTAS Y SITUACIONES FRECUENTES</w:t>
      </w:r>
      <w:bookmarkEnd w:id="314"/>
    </w:p>
    <w:p w14:paraId="50C11BD5" w14:textId="3B580EB5" w:rsidR="001D2B89" w:rsidRPr="001D2B89" w:rsidRDefault="001D2B89" w:rsidP="00A92F0C">
      <w:pPr>
        <w:spacing w:line="276" w:lineRule="auto"/>
        <w:jc w:val="both"/>
        <w:outlineLvl w:val="0"/>
        <w:rPr>
          <w:rFonts w:ascii="Segoe UI Light" w:hAnsi="Segoe UI Light" w:cs="Segoe UI Light"/>
          <w:sz w:val="20"/>
          <w:szCs w:val="20"/>
        </w:rPr>
      </w:pPr>
      <w:bookmarkStart w:id="315" w:name="_Toc234397238"/>
      <w:bookmarkStart w:id="316" w:name="_Toc234397371"/>
      <w:bookmarkStart w:id="317" w:name="_Toc234397611"/>
      <w:bookmarkStart w:id="318" w:name="_Toc234397814"/>
      <w:bookmarkStart w:id="319" w:name="_Toc234418227"/>
      <w:bookmarkStart w:id="320" w:name="_Toc234419330"/>
      <w:bookmarkStart w:id="321" w:name="_Toc234421898"/>
      <w:r w:rsidRPr="002C3352">
        <w:rPr>
          <w:rFonts w:ascii="Segoe UI Light" w:hAnsi="Segoe UI Light" w:cs="Segoe UI Light"/>
          <w:sz w:val="20"/>
          <w:szCs w:val="20"/>
        </w:rPr>
        <w:t>- Archivo con nombre inválido: no será considerado en el proceso. Revisar que el nombre cumpla exactamente con el formato indicado en la sección de Requisitos.</w:t>
      </w:r>
      <w:bookmarkEnd w:id="315"/>
      <w:bookmarkEnd w:id="316"/>
      <w:bookmarkEnd w:id="317"/>
      <w:bookmarkEnd w:id="318"/>
      <w:bookmarkEnd w:id="319"/>
      <w:bookmarkEnd w:id="320"/>
      <w:bookmarkEnd w:id="321"/>
    </w:p>
    <w:p w14:paraId="2E3909C5" w14:textId="77777777" w:rsidR="00A92F0C" w:rsidRPr="002C3352" w:rsidRDefault="00A92F0C" w:rsidP="00A92F0C">
      <w:pPr>
        <w:spacing w:line="276" w:lineRule="auto"/>
        <w:jc w:val="both"/>
        <w:outlineLvl w:val="0"/>
        <w:rPr>
          <w:rFonts w:ascii="Segoe UI Light" w:hAnsi="Segoe UI Light" w:cs="Segoe UI Light"/>
          <w:sz w:val="20"/>
          <w:szCs w:val="20"/>
        </w:rPr>
      </w:pPr>
      <w:bookmarkStart w:id="322" w:name="_Toc234397239"/>
      <w:bookmarkStart w:id="323" w:name="_Toc234397372"/>
      <w:bookmarkStart w:id="324" w:name="_Toc234397612"/>
      <w:bookmarkStart w:id="325" w:name="_Toc234397815"/>
      <w:bookmarkStart w:id="326" w:name="_Toc234418228"/>
      <w:bookmarkStart w:id="327" w:name="_Toc234419331"/>
      <w:bookmarkStart w:id="328" w:name="_Toc234421899"/>
      <w:r w:rsidRPr="002C3352">
        <w:rPr>
          <w:rFonts w:ascii="Segoe UI Light" w:hAnsi="Segoe UI Light" w:cs="Segoe UI Light"/>
          <w:sz w:val="20"/>
          <w:szCs w:val="20"/>
        </w:rPr>
        <w:t>- Mes incompleto: si para un mes no están los seis archivos requeridos (3 orígenes x 2 series), ninguno de los archivos de ese mes será procesado.</w:t>
      </w:r>
      <w:bookmarkEnd w:id="322"/>
      <w:bookmarkEnd w:id="323"/>
      <w:bookmarkEnd w:id="324"/>
      <w:bookmarkEnd w:id="325"/>
      <w:bookmarkEnd w:id="326"/>
      <w:bookmarkEnd w:id="327"/>
      <w:bookmarkEnd w:id="328"/>
    </w:p>
    <w:p w14:paraId="5D3883F6" w14:textId="77777777" w:rsidR="00A92F0C" w:rsidRPr="002C3352" w:rsidRDefault="00A92F0C" w:rsidP="00A92F0C">
      <w:pPr>
        <w:spacing w:line="276" w:lineRule="auto"/>
        <w:jc w:val="both"/>
        <w:outlineLvl w:val="0"/>
        <w:rPr>
          <w:rFonts w:ascii="Segoe UI Light" w:hAnsi="Segoe UI Light" w:cs="Segoe UI Light"/>
          <w:sz w:val="20"/>
          <w:szCs w:val="20"/>
        </w:rPr>
      </w:pPr>
      <w:bookmarkStart w:id="329" w:name="_Toc234397240"/>
      <w:bookmarkStart w:id="330" w:name="_Toc234397373"/>
      <w:bookmarkStart w:id="331" w:name="_Toc234397613"/>
      <w:bookmarkStart w:id="332" w:name="_Toc234397816"/>
      <w:bookmarkStart w:id="333" w:name="_Toc234418229"/>
      <w:bookmarkStart w:id="334" w:name="_Toc234419332"/>
      <w:bookmarkStart w:id="335" w:name="_Toc234421900"/>
      <w:r w:rsidRPr="002C3352">
        <w:rPr>
          <w:rFonts w:ascii="Segoe UI Light" w:hAnsi="Segoe UI Light" w:cs="Segoe UI Light"/>
          <w:sz w:val="20"/>
          <w:szCs w:val="20"/>
        </w:rPr>
        <w:t>- Advertencia de año: si aparece el mensaje indicando que el año seleccionado no concuerda con los documentos, verificar el año declarado en la hoja "NOMBRE" de cada archivo REM y compararlo con el año seleccionado en la ventana emergente.</w:t>
      </w:r>
      <w:bookmarkEnd w:id="329"/>
      <w:bookmarkEnd w:id="330"/>
      <w:bookmarkEnd w:id="331"/>
      <w:bookmarkEnd w:id="332"/>
      <w:bookmarkEnd w:id="333"/>
      <w:bookmarkEnd w:id="334"/>
      <w:bookmarkEnd w:id="335"/>
    </w:p>
    <w:p w14:paraId="023D2B9D" w14:textId="373BD490" w:rsidR="00341A45" w:rsidRPr="002C3352" w:rsidRDefault="00A92F0C" w:rsidP="00A92F0C">
      <w:pPr>
        <w:spacing w:line="276" w:lineRule="auto"/>
        <w:jc w:val="both"/>
        <w:outlineLvl w:val="0"/>
        <w:rPr>
          <w:rFonts w:ascii="Segoe UI Light" w:hAnsi="Segoe UI Light" w:cs="Segoe UI Light"/>
          <w:sz w:val="20"/>
          <w:szCs w:val="20"/>
        </w:rPr>
      </w:pPr>
      <w:bookmarkStart w:id="336" w:name="_Toc234397241"/>
      <w:bookmarkStart w:id="337" w:name="_Toc234397374"/>
      <w:bookmarkStart w:id="338" w:name="_Toc234397614"/>
      <w:bookmarkStart w:id="339" w:name="_Toc234397817"/>
      <w:bookmarkStart w:id="340" w:name="_Toc234418230"/>
      <w:bookmarkStart w:id="341" w:name="_Toc234419333"/>
      <w:bookmarkStart w:id="342" w:name="_Toc234421901"/>
      <w:r w:rsidRPr="002C3352">
        <w:rPr>
          <w:rFonts w:ascii="Segoe UI Light" w:hAnsi="Segoe UI Light" w:cs="Segoe UI Light"/>
          <w:sz w:val="20"/>
          <w:szCs w:val="20"/>
        </w:rPr>
        <w:t>- No existe configuración para la serie</w:t>
      </w:r>
      <w:r w:rsidR="00533EB4">
        <w:rPr>
          <w:rFonts w:ascii="Segoe UI Light" w:hAnsi="Segoe UI Light" w:cs="Segoe UI Light"/>
          <w:sz w:val="20"/>
          <w:szCs w:val="20"/>
        </w:rPr>
        <w:t xml:space="preserve"> -&gt; </w:t>
      </w:r>
      <w:r w:rsidRPr="002C3352">
        <w:rPr>
          <w:rFonts w:ascii="Segoe UI Light" w:hAnsi="Segoe UI Light" w:cs="Segoe UI Light"/>
          <w:sz w:val="20"/>
          <w:szCs w:val="20"/>
        </w:rPr>
        <w:t>año</w:t>
      </w:r>
      <w:r w:rsidR="00533EB4">
        <w:rPr>
          <w:rFonts w:ascii="Segoe UI Light" w:hAnsi="Segoe UI Light" w:cs="Segoe UI Light"/>
          <w:sz w:val="20"/>
          <w:szCs w:val="20"/>
        </w:rPr>
        <w:t xml:space="preserve"> -&gt; </w:t>
      </w:r>
      <w:r w:rsidRPr="002C3352">
        <w:rPr>
          <w:rFonts w:ascii="Segoe UI Light" w:hAnsi="Segoe UI Light" w:cs="Segoe UI Light"/>
          <w:sz w:val="20"/>
          <w:szCs w:val="20"/>
        </w:rPr>
        <w:t xml:space="preserve">versión: revisar que el archivo </w:t>
      </w:r>
      <w:r w:rsidR="00774CB1" w:rsidRPr="00774CB1">
        <w:rPr>
          <w:rFonts w:ascii="Segoe UI Light" w:hAnsi="Segoe UI Light" w:cs="Segoe UI Light"/>
          <w:i/>
          <w:iCs/>
          <w:sz w:val="20"/>
          <w:szCs w:val="20"/>
        </w:rPr>
        <w:t>“</w:t>
      </w:r>
      <w:proofErr w:type="spellStart"/>
      <w:proofErr w:type="gramStart"/>
      <w:r w:rsidRPr="00774CB1">
        <w:rPr>
          <w:rFonts w:ascii="Segoe UI Light" w:hAnsi="Segoe UI Light" w:cs="Segoe UI Light"/>
          <w:i/>
          <w:iCs/>
          <w:sz w:val="20"/>
          <w:szCs w:val="20"/>
        </w:rPr>
        <w:t>control.json</w:t>
      </w:r>
      <w:proofErr w:type="spellEnd"/>
      <w:proofErr w:type="gramEnd"/>
      <w:r w:rsidR="00774CB1" w:rsidRPr="00774CB1">
        <w:rPr>
          <w:rFonts w:ascii="Segoe UI Light" w:hAnsi="Segoe UI Light" w:cs="Segoe UI Light"/>
          <w:i/>
          <w:iCs/>
          <w:sz w:val="20"/>
          <w:szCs w:val="20"/>
        </w:rPr>
        <w:t>”</w:t>
      </w:r>
      <w:r w:rsidRPr="002C3352">
        <w:rPr>
          <w:rFonts w:ascii="Segoe UI Light" w:hAnsi="Segoe UI Light" w:cs="Segoe UI Light"/>
          <w:sz w:val="20"/>
          <w:szCs w:val="20"/>
        </w:rPr>
        <w:t xml:space="preserve"> contenga la configuración correspondiente a esa serie, año y versión; de lo contrario, ese archivo no podrá ser procesado.</w:t>
      </w:r>
      <w:bookmarkEnd w:id="336"/>
      <w:bookmarkEnd w:id="337"/>
      <w:bookmarkEnd w:id="338"/>
      <w:bookmarkEnd w:id="339"/>
      <w:bookmarkEnd w:id="340"/>
      <w:bookmarkEnd w:id="341"/>
      <w:bookmarkEnd w:id="342"/>
    </w:p>
    <w:sectPr w:rsidR="00341A45" w:rsidRPr="002C3352" w:rsidSect="00BF798F">
      <w:headerReference w:type="default" r:id="rId16"/>
      <w:footerReference w:type="default" r:id="rId17"/>
      <w:headerReference w:type="first" r:id="rId18"/>
      <w:pgSz w:w="12240" w:h="15840" w:code="1"/>
      <w:pgMar w:top="2268"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9E96" w14:textId="77777777" w:rsidR="007E2AE5" w:rsidRDefault="007E2AE5" w:rsidP="00E229D8">
      <w:pPr>
        <w:spacing w:after="0" w:line="240" w:lineRule="auto"/>
      </w:pPr>
      <w:r>
        <w:separator/>
      </w:r>
    </w:p>
  </w:endnote>
  <w:endnote w:type="continuationSeparator" w:id="0">
    <w:p w14:paraId="343CE68F" w14:textId="77777777" w:rsidR="007E2AE5" w:rsidRDefault="007E2AE5" w:rsidP="00E22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egoe UI Light" w:hAnsi="Segoe UI Light" w:cs="Segoe UI Light"/>
        <w:sz w:val="20"/>
        <w:szCs w:val="20"/>
      </w:rPr>
      <w:id w:val="-1328433425"/>
      <w:docPartObj>
        <w:docPartGallery w:val="Page Numbers (Bottom of Page)"/>
        <w:docPartUnique/>
      </w:docPartObj>
    </w:sdtPr>
    <w:sdtContent>
      <w:p w14:paraId="620AB99F" w14:textId="77777777" w:rsidR="00AA5AD3" w:rsidRPr="00BF798F" w:rsidRDefault="00AA5AD3">
        <w:pPr>
          <w:pStyle w:val="Piedepgina"/>
          <w:jc w:val="right"/>
          <w:rPr>
            <w:rFonts w:ascii="Segoe UI Light" w:hAnsi="Segoe UI Light" w:cs="Segoe UI Light"/>
            <w:sz w:val="20"/>
            <w:szCs w:val="20"/>
          </w:rPr>
        </w:pPr>
        <w:r w:rsidRPr="00BF798F">
          <w:rPr>
            <w:rFonts w:ascii="Segoe UI Light" w:hAnsi="Segoe UI Light" w:cs="Segoe UI Light"/>
            <w:sz w:val="20"/>
            <w:szCs w:val="20"/>
          </w:rPr>
          <w:fldChar w:fldCharType="begin"/>
        </w:r>
        <w:r w:rsidRPr="00BF798F">
          <w:rPr>
            <w:rFonts w:ascii="Segoe UI Light" w:hAnsi="Segoe UI Light" w:cs="Segoe UI Light"/>
            <w:sz w:val="20"/>
            <w:szCs w:val="20"/>
          </w:rPr>
          <w:instrText>PAGE   \* MERGEFORMAT</w:instrText>
        </w:r>
        <w:r w:rsidRPr="00BF798F">
          <w:rPr>
            <w:rFonts w:ascii="Segoe UI Light" w:hAnsi="Segoe UI Light" w:cs="Segoe UI Light"/>
            <w:sz w:val="20"/>
            <w:szCs w:val="20"/>
          </w:rPr>
          <w:fldChar w:fldCharType="separate"/>
        </w:r>
        <w:r w:rsidR="00945A5B" w:rsidRPr="00BF798F">
          <w:rPr>
            <w:rFonts w:ascii="Segoe UI Light" w:hAnsi="Segoe UI Light" w:cs="Segoe UI Light"/>
            <w:noProof/>
            <w:sz w:val="20"/>
            <w:szCs w:val="20"/>
          </w:rPr>
          <w:t>17</w:t>
        </w:r>
        <w:r w:rsidRPr="00BF798F">
          <w:rPr>
            <w:rFonts w:ascii="Segoe UI Light" w:hAnsi="Segoe UI Light" w:cs="Segoe UI Light"/>
            <w:sz w:val="20"/>
            <w:szCs w:val="20"/>
          </w:rPr>
          <w:fldChar w:fldCharType="end"/>
        </w:r>
      </w:p>
    </w:sdtContent>
  </w:sdt>
  <w:p w14:paraId="507FED3D" w14:textId="77777777" w:rsidR="00AA5AD3" w:rsidRPr="00BF798F" w:rsidRDefault="00AA5AD3">
    <w:pPr>
      <w:pStyle w:val="Piedepgina"/>
      <w:rPr>
        <w:rFonts w:ascii="Segoe UI Light" w:hAnsi="Segoe UI Light" w:cs="Segoe UI Ligh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826BC" w14:textId="77777777" w:rsidR="007E2AE5" w:rsidRDefault="007E2AE5" w:rsidP="00E229D8">
      <w:pPr>
        <w:spacing w:after="0" w:line="240" w:lineRule="auto"/>
      </w:pPr>
      <w:r>
        <w:separator/>
      </w:r>
    </w:p>
  </w:footnote>
  <w:footnote w:type="continuationSeparator" w:id="0">
    <w:p w14:paraId="3372AEE2" w14:textId="77777777" w:rsidR="007E2AE5" w:rsidRDefault="007E2AE5" w:rsidP="00E22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1911" w14:textId="42FA4AF8" w:rsidR="00350F73" w:rsidRDefault="00350F73" w:rsidP="00350F73">
    <w:pPr>
      <w:pStyle w:val="Encabezado"/>
    </w:pPr>
    <w:r>
      <w:rPr>
        <w:noProof/>
        <w:lang w:val="es-CL" w:eastAsia="es-CL" w:bidi="ar-SA"/>
      </w:rPr>
      <w:drawing>
        <wp:anchor distT="0" distB="0" distL="114300" distR="114300" simplePos="0" relativeHeight="251656704" behindDoc="0" locked="0" layoutInCell="1" allowOverlap="1" wp14:anchorId="768AEAB8" wp14:editId="5B6FE5B7">
          <wp:simplePos x="0" y="0"/>
          <wp:positionH relativeFrom="margin">
            <wp:posOffset>-502285</wp:posOffset>
          </wp:positionH>
          <wp:positionV relativeFrom="paragraph">
            <wp:posOffset>-267970</wp:posOffset>
          </wp:positionV>
          <wp:extent cx="874788" cy="790575"/>
          <wp:effectExtent l="0" t="0" r="1905" b="0"/>
          <wp:wrapNone/>
          <wp:docPr id="1375825454" name="Imagen 1375825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SSMC-15.png"/>
                  <pic:cNvPicPr/>
                </pic:nvPicPr>
                <pic:blipFill rotWithShape="1">
                  <a:blip r:embed="rId1" cstate="print">
                    <a:extLst>
                      <a:ext uri="{28A0092B-C50C-407E-A947-70E740481C1C}">
                        <a14:useLocalDpi xmlns:a14="http://schemas.microsoft.com/office/drawing/2010/main" val="0"/>
                      </a:ext>
                    </a:extLst>
                  </a:blip>
                  <a:srcRect b="9627"/>
                  <a:stretch/>
                </pic:blipFill>
                <pic:spPr bwMode="auto">
                  <a:xfrm>
                    <a:off x="0" y="0"/>
                    <a:ext cx="874788"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F76330" w14:textId="77777777" w:rsidR="00350F73" w:rsidRDefault="00350F73" w:rsidP="00350F73">
    <w:pPr>
      <w:pStyle w:val="Encabezado"/>
    </w:pPr>
  </w:p>
  <w:p w14:paraId="6BA50340" w14:textId="77777777" w:rsidR="00350F73" w:rsidRDefault="00350F73" w:rsidP="00350F73">
    <w:pPr>
      <w:pStyle w:val="Encabezado"/>
      <w:ind w:left="-851"/>
      <w:rPr>
        <w:sz w:val="16"/>
        <w:szCs w:val="16"/>
      </w:rPr>
    </w:pPr>
    <w:r>
      <w:rPr>
        <w:sz w:val="16"/>
        <w:szCs w:val="16"/>
      </w:rPr>
      <w:t xml:space="preserve">  </w:t>
    </w:r>
  </w:p>
  <w:p w14:paraId="347A8DC9" w14:textId="77777777" w:rsidR="00350F73" w:rsidRDefault="00350F73" w:rsidP="00350F73">
    <w:pPr>
      <w:pStyle w:val="Encabezado"/>
      <w:ind w:left="-851"/>
      <w:rPr>
        <w:sz w:val="16"/>
        <w:szCs w:val="16"/>
      </w:rPr>
    </w:pPr>
  </w:p>
  <w:p w14:paraId="5C9E2246" w14:textId="77777777" w:rsidR="00350F73" w:rsidRPr="00350F73" w:rsidRDefault="00350F73" w:rsidP="00350F73">
    <w:pPr>
      <w:pStyle w:val="Encabezado"/>
      <w:ind w:left="-851"/>
      <w:rPr>
        <w:b/>
        <w:bCs/>
        <w:sz w:val="14"/>
        <w:szCs w:val="14"/>
      </w:rPr>
    </w:pPr>
    <w:r w:rsidRPr="00350F73">
      <w:rPr>
        <w:b/>
        <w:bCs/>
        <w:sz w:val="14"/>
        <w:szCs w:val="14"/>
      </w:rPr>
      <w:t>Subdepartamento de Estadísticas y Registros</w:t>
    </w:r>
  </w:p>
  <w:p w14:paraId="06C05874" w14:textId="7642CC92" w:rsidR="00AA5AD3" w:rsidRPr="00350F73" w:rsidRDefault="00350F73" w:rsidP="00350F73">
    <w:pPr>
      <w:pStyle w:val="Encabezado"/>
      <w:ind w:left="-851"/>
      <w:rPr>
        <w:sz w:val="20"/>
        <w:szCs w:val="20"/>
      </w:rPr>
    </w:pPr>
    <w:r w:rsidRPr="00350F73">
      <w:rPr>
        <w:sz w:val="14"/>
        <w:szCs w:val="14"/>
      </w:rPr>
      <w:t>Departamento de Inteligencia Asistencial - Subdirección de Gestión Asistencial - SSMC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BE84" w14:textId="77777777" w:rsidR="00EC3049" w:rsidRDefault="00EC3049" w:rsidP="00EC3049">
    <w:pPr>
      <w:pStyle w:val="Encabezado"/>
    </w:pPr>
    <w:r>
      <w:rPr>
        <w:noProof/>
        <w:lang w:val="es-CL" w:eastAsia="es-CL" w:bidi="ar-SA"/>
      </w:rPr>
      <w:drawing>
        <wp:anchor distT="0" distB="0" distL="114300" distR="114300" simplePos="0" relativeHeight="251657728" behindDoc="0" locked="0" layoutInCell="1" allowOverlap="1" wp14:anchorId="2FB96E2B" wp14:editId="77C43BEA">
          <wp:simplePos x="0" y="0"/>
          <wp:positionH relativeFrom="margin">
            <wp:posOffset>-502285</wp:posOffset>
          </wp:positionH>
          <wp:positionV relativeFrom="paragraph">
            <wp:posOffset>-267970</wp:posOffset>
          </wp:positionV>
          <wp:extent cx="874788" cy="790575"/>
          <wp:effectExtent l="0" t="0" r="1905" b="0"/>
          <wp:wrapNone/>
          <wp:docPr id="569888895" name="Imagen 56988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SSMC-15.png"/>
                  <pic:cNvPicPr/>
                </pic:nvPicPr>
                <pic:blipFill rotWithShape="1">
                  <a:blip r:embed="rId1" cstate="print">
                    <a:extLst>
                      <a:ext uri="{28A0092B-C50C-407E-A947-70E740481C1C}">
                        <a14:useLocalDpi xmlns:a14="http://schemas.microsoft.com/office/drawing/2010/main" val="0"/>
                      </a:ext>
                    </a:extLst>
                  </a:blip>
                  <a:srcRect b="9627"/>
                  <a:stretch/>
                </pic:blipFill>
                <pic:spPr bwMode="auto">
                  <a:xfrm>
                    <a:off x="0" y="0"/>
                    <a:ext cx="874788"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B98D57" w14:textId="77777777" w:rsidR="00EC3049" w:rsidRDefault="00EC3049" w:rsidP="00EC3049">
    <w:pPr>
      <w:pStyle w:val="Encabezado"/>
    </w:pPr>
  </w:p>
  <w:p w14:paraId="53703612" w14:textId="77777777" w:rsidR="00EC3049" w:rsidRDefault="00EC3049" w:rsidP="00EC3049">
    <w:pPr>
      <w:pStyle w:val="Encabezado"/>
      <w:ind w:left="-851"/>
      <w:rPr>
        <w:sz w:val="16"/>
        <w:szCs w:val="16"/>
      </w:rPr>
    </w:pPr>
    <w:r>
      <w:rPr>
        <w:sz w:val="16"/>
        <w:szCs w:val="16"/>
      </w:rPr>
      <w:t xml:space="preserve">  </w:t>
    </w:r>
  </w:p>
  <w:p w14:paraId="12D726EF" w14:textId="77777777" w:rsidR="00EC3049" w:rsidRDefault="00EC3049" w:rsidP="00EC3049">
    <w:pPr>
      <w:pStyle w:val="Encabezado"/>
      <w:ind w:left="-851"/>
      <w:rPr>
        <w:sz w:val="16"/>
        <w:szCs w:val="16"/>
      </w:rPr>
    </w:pPr>
  </w:p>
  <w:p w14:paraId="62FD62DB" w14:textId="77777777" w:rsidR="00EC3049" w:rsidRPr="00350F73" w:rsidRDefault="00EC3049" w:rsidP="00EC3049">
    <w:pPr>
      <w:pStyle w:val="Encabezado"/>
      <w:ind w:left="-851"/>
      <w:rPr>
        <w:b/>
        <w:bCs/>
        <w:sz w:val="14"/>
        <w:szCs w:val="14"/>
      </w:rPr>
    </w:pPr>
    <w:r w:rsidRPr="00350F73">
      <w:rPr>
        <w:b/>
        <w:bCs/>
        <w:sz w:val="14"/>
        <w:szCs w:val="14"/>
      </w:rPr>
      <w:t>Subdepartamento de Estadísticas y Registros</w:t>
    </w:r>
  </w:p>
  <w:p w14:paraId="6861362B" w14:textId="3E3B671C" w:rsidR="00EC3049" w:rsidRPr="00EC3049" w:rsidRDefault="00EC3049" w:rsidP="00EC3049">
    <w:pPr>
      <w:pStyle w:val="Encabezado"/>
      <w:ind w:left="-851"/>
      <w:rPr>
        <w:sz w:val="20"/>
        <w:szCs w:val="20"/>
      </w:rPr>
    </w:pPr>
    <w:r w:rsidRPr="00350F73">
      <w:rPr>
        <w:sz w:val="14"/>
        <w:szCs w:val="14"/>
      </w:rPr>
      <w:t>Departamento de Inteligencia Asistencial - Subdirección de Gestión Asistencial - SSMC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1CA"/>
    <w:multiLevelType w:val="hybridMultilevel"/>
    <w:tmpl w:val="0DC22710"/>
    <w:lvl w:ilvl="0" w:tplc="DCAA11A4">
      <w:numFmt w:val="bullet"/>
      <w:lvlText w:val="-"/>
      <w:lvlJc w:val="left"/>
      <w:pPr>
        <w:ind w:left="720" w:hanging="360"/>
      </w:pPr>
      <w:rPr>
        <w:rFonts w:ascii="Segoe UI Light" w:eastAsiaTheme="majorEastAsia" w:hAnsi="Segoe UI Light"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3B3F4E"/>
    <w:multiLevelType w:val="hybridMultilevel"/>
    <w:tmpl w:val="FA124780"/>
    <w:lvl w:ilvl="0" w:tplc="340A0011">
      <w:start w:val="1"/>
      <w:numFmt w:val="decimal"/>
      <w:lvlText w:val="%1)"/>
      <w:lvlJc w:val="left"/>
      <w:pPr>
        <w:ind w:left="1068" w:hanging="360"/>
      </w:pPr>
    </w:lvl>
    <w:lvl w:ilvl="1" w:tplc="340A0001">
      <w:start w:val="1"/>
      <w:numFmt w:val="bullet"/>
      <w:lvlText w:val=""/>
      <w:lvlJc w:val="left"/>
      <w:pPr>
        <w:ind w:left="720" w:hanging="360"/>
      </w:pPr>
      <w:rPr>
        <w:rFonts w:ascii="Symbol" w:hAnsi="Symbol" w:hint="default"/>
      </w:rPr>
    </w:lvl>
    <w:lvl w:ilvl="2" w:tplc="340A0003">
      <w:start w:val="1"/>
      <w:numFmt w:val="bullet"/>
      <w:lvlText w:val="o"/>
      <w:lvlJc w:val="left"/>
      <w:pPr>
        <w:ind w:left="1440" w:hanging="360"/>
      </w:pPr>
      <w:rPr>
        <w:rFonts w:ascii="Courier New" w:hAnsi="Courier New" w:cs="Courier New" w:hint="default"/>
      </w:r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15:restartNumberingAfterBreak="0">
    <w:nsid w:val="0EDD7367"/>
    <w:multiLevelType w:val="hybridMultilevel"/>
    <w:tmpl w:val="FEB04CF0"/>
    <w:lvl w:ilvl="0" w:tplc="E50A33DA">
      <w:start w:val="1"/>
      <w:numFmt w:val="bullet"/>
      <w:lvlText w:val="-"/>
      <w:lvlJc w:val="left"/>
      <w:pPr>
        <w:ind w:left="720" w:hanging="360"/>
      </w:pPr>
      <w:rPr>
        <w:rFonts w:ascii="Calibri" w:eastAsiaTheme="minorHAnsi" w:hAnsi="Calibri" w:cs="Calibri" w:hint="default"/>
        <w:b/>
        <w:vertAlign w:val="baseline"/>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832337"/>
    <w:multiLevelType w:val="hybridMultilevel"/>
    <w:tmpl w:val="4B2E8B5E"/>
    <w:lvl w:ilvl="0" w:tplc="7228CE42">
      <w:start w:val="2"/>
      <w:numFmt w:val="bullet"/>
      <w:lvlText w:val="-"/>
      <w:lvlJc w:val="left"/>
      <w:pPr>
        <w:ind w:left="720" w:hanging="360"/>
      </w:pPr>
      <w:rPr>
        <w:rFonts w:ascii="Segoe UI Light" w:eastAsiaTheme="majorEastAsia" w:hAnsi="Segoe UI Light"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FC48A6"/>
    <w:multiLevelType w:val="hybridMultilevel"/>
    <w:tmpl w:val="B2DC4F1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83D1940"/>
    <w:multiLevelType w:val="hybridMultilevel"/>
    <w:tmpl w:val="1AE4EFE0"/>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2315CF1"/>
    <w:multiLevelType w:val="hybridMultilevel"/>
    <w:tmpl w:val="5448BFB6"/>
    <w:lvl w:ilvl="0" w:tplc="B4E64DE2">
      <w:start w:val="2"/>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268344B"/>
    <w:multiLevelType w:val="hybridMultilevel"/>
    <w:tmpl w:val="6C64963E"/>
    <w:lvl w:ilvl="0" w:tplc="64A0EBD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3B34BD2"/>
    <w:multiLevelType w:val="hybridMultilevel"/>
    <w:tmpl w:val="30E42606"/>
    <w:lvl w:ilvl="0" w:tplc="340A0019">
      <w:start w:val="1"/>
      <w:numFmt w:val="lowerLetter"/>
      <w:lvlText w:val="%1."/>
      <w:lvlJc w:val="left"/>
      <w:pPr>
        <w:ind w:left="720" w:hanging="360"/>
      </w:pPr>
      <w:rPr>
        <w:rFonts w:hint="default"/>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A181A36"/>
    <w:multiLevelType w:val="hybridMultilevel"/>
    <w:tmpl w:val="0C66226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C811393"/>
    <w:multiLevelType w:val="hybridMultilevel"/>
    <w:tmpl w:val="622C8F00"/>
    <w:lvl w:ilvl="0" w:tplc="0F663832">
      <w:start w:val="1"/>
      <w:numFmt w:val="decimal"/>
      <w:lvlText w:val="%1."/>
      <w:lvlJc w:val="left"/>
      <w:pPr>
        <w:ind w:left="720" w:hanging="360"/>
      </w:pPr>
      <w:rPr>
        <w:rFonts w:asciiTheme="majorHAnsi" w:hAnsiTheme="majorHAnsi" w:cstheme="maj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D316B07"/>
    <w:multiLevelType w:val="hybridMultilevel"/>
    <w:tmpl w:val="6A4C7444"/>
    <w:lvl w:ilvl="0" w:tplc="F4063D7E">
      <w:start w:val="3"/>
      <w:numFmt w:val="bullet"/>
      <w:lvlText w:val=""/>
      <w:lvlJc w:val="left"/>
      <w:pPr>
        <w:ind w:left="1080" w:hanging="360"/>
      </w:pPr>
      <w:rPr>
        <w:rFonts w:ascii="Symbol" w:eastAsiaTheme="majorEastAsia" w:hAnsi="Symbol" w:cs="Segoe UI Light"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 w15:restartNumberingAfterBreak="0">
    <w:nsid w:val="36132515"/>
    <w:multiLevelType w:val="hybridMultilevel"/>
    <w:tmpl w:val="87B83052"/>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388D49CA"/>
    <w:multiLevelType w:val="hybridMultilevel"/>
    <w:tmpl w:val="5748F8EC"/>
    <w:lvl w:ilvl="0" w:tplc="22E06C70">
      <w:start w:val="1"/>
      <w:numFmt w:val="decimal"/>
      <w:lvlText w:val="%1."/>
      <w:lvlJc w:val="left"/>
      <w:pPr>
        <w:ind w:left="720" w:hanging="360"/>
      </w:pPr>
      <w:rPr>
        <w:rFonts w:hint="default"/>
        <w:b/>
        <w:sz w:val="24"/>
        <w:vertAlign w:val="baseli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9C60ED5"/>
    <w:multiLevelType w:val="hybridMultilevel"/>
    <w:tmpl w:val="46C6A066"/>
    <w:lvl w:ilvl="0" w:tplc="29E0BC46">
      <w:start w:val="1"/>
      <w:numFmt w:val="bullet"/>
      <w:lvlText w:val=""/>
      <w:lvlJc w:val="left"/>
      <w:pPr>
        <w:ind w:left="1080" w:hanging="360"/>
      </w:pPr>
      <w:rPr>
        <w:rFonts w:ascii="Symbol" w:eastAsiaTheme="minorHAnsi" w:hAnsi="Symbol"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3C762814"/>
    <w:multiLevelType w:val="hybridMultilevel"/>
    <w:tmpl w:val="7D2A3262"/>
    <w:lvl w:ilvl="0" w:tplc="340A0015">
      <w:start w:val="1"/>
      <w:numFmt w:val="upperLetter"/>
      <w:lvlText w:val="%1."/>
      <w:lvlJc w:val="left"/>
      <w:pPr>
        <w:ind w:left="4417" w:hanging="360"/>
      </w:pPr>
    </w:lvl>
    <w:lvl w:ilvl="1" w:tplc="340A0019" w:tentative="1">
      <w:start w:val="1"/>
      <w:numFmt w:val="lowerLetter"/>
      <w:lvlText w:val="%2."/>
      <w:lvlJc w:val="left"/>
      <w:pPr>
        <w:ind w:left="5137" w:hanging="360"/>
      </w:pPr>
    </w:lvl>
    <w:lvl w:ilvl="2" w:tplc="340A001B" w:tentative="1">
      <w:start w:val="1"/>
      <w:numFmt w:val="lowerRoman"/>
      <w:lvlText w:val="%3."/>
      <w:lvlJc w:val="right"/>
      <w:pPr>
        <w:ind w:left="5857" w:hanging="180"/>
      </w:pPr>
    </w:lvl>
    <w:lvl w:ilvl="3" w:tplc="340A000F" w:tentative="1">
      <w:start w:val="1"/>
      <w:numFmt w:val="decimal"/>
      <w:lvlText w:val="%4."/>
      <w:lvlJc w:val="left"/>
      <w:pPr>
        <w:ind w:left="6577" w:hanging="360"/>
      </w:pPr>
    </w:lvl>
    <w:lvl w:ilvl="4" w:tplc="340A0019" w:tentative="1">
      <w:start w:val="1"/>
      <w:numFmt w:val="lowerLetter"/>
      <w:lvlText w:val="%5."/>
      <w:lvlJc w:val="left"/>
      <w:pPr>
        <w:ind w:left="7297" w:hanging="360"/>
      </w:pPr>
    </w:lvl>
    <w:lvl w:ilvl="5" w:tplc="340A001B" w:tentative="1">
      <w:start w:val="1"/>
      <w:numFmt w:val="lowerRoman"/>
      <w:lvlText w:val="%6."/>
      <w:lvlJc w:val="right"/>
      <w:pPr>
        <w:ind w:left="8017" w:hanging="180"/>
      </w:pPr>
    </w:lvl>
    <w:lvl w:ilvl="6" w:tplc="340A000F" w:tentative="1">
      <w:start w:val="1"/>
      <w:numFmt w:val="decimal"/>
      <w:lvlText w:val="%7."/>
      <w:lvlJc w:val="left"/>
      <w:pPr>
        <w:ind w:left="8737" w:hanging="360"/>
      </w:pPr>
    </w:lvl>
    <w:lvl w:ilvl="7" w:tplc="340A0019" w:tentative="1">
      <w:start w:val="1"/>
      <w:numFmt w:val="lowerLetter"/>
      <w:lvlText w:val="%8."/>
      <w:lvlJc w:val="left"/>
      <w:pPr>
        <w:ind w:left="9457" w:hanging="360"/>
      </w:pPr>
    </w:lvl>
    <w:lvl w:ilvl="8" w:tplc="340A001B" w:tentative="1">
      <w:start w:val="1"/>
      <w:numFmt w:val="lowerRoman"/>
      <w:lvlText w:val="%9."/>
      <w:lvlJc w:val="right"/>
      <w:pPr>
        <w:ind w:left="10177" w:hanging="180"/>
      </w:pPr>
    </w:lvl>
  </w:abstractNum>
  <w:abstractNum w:abstractNumId="16" w15:restartNumberingAfterBreak="0">
    <w:nsid w:val="466B2880"/>
    <w:multiLevelType w:val="hybridMultilevel"/>
    <w:tmpl w:val="4FDC200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CDA0FDC"/>
    <w:multiLevelType w:val="hybridMultilevel"/>
    <w:tmpl w:val="BE266338"/>
    <w:lvl w:ilvl="0" w:tplc="7BD2C038">
      <w:start w:val="1"/>
      <w:numFmt w:val="decimal"/>
      <w:lvlText w:val="%1"/>
      <w:lvlJc w:val="left"/>
      <w:pPr>
        <w:ind w:left="720" w:hanging="360"/>
      </w:pPr>
      <w:rPr>
        <w:rFonts w:asciiTheme="majorHAnsi" w:hAnsiTheme="majorHAnsi" w:cstheme="maj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D086102"/>
    <w:multiLevelType w:val="multilevel"/>
    <w:tmpl w:val="91F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50F8E"/>
    <w:multiLevelType w:val="hybridMultilevel"/>
    <w:tmpl w:val="AA8C68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9857E83"/>
    <w:multiLevelType w:val="hybridMultilevel"/>
    <w:tmpl w:val="D534B2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90541F4"/>
    <w:multiLevelType w:val="hybridMultilevel"/>
    <w:tmpl w:val="0FDE3BA2"/>
    <w:lvl w:ilvl="0" w:tplc="808E25D6">
      <w:start w:val="3"/>
      <w:numFmt w:val="bullet"/>
      <w:lvlText w:val=""/>
      <w:lvlJc w:val="left"/>
      <w:pPr>
        <w:ind w:left="720" w:hanging="360"/>
      </w:pPr>
      <w:rPr>
        <w:rFonts w:ascii="Symbol" w:eastAsiaTheme="majorEastAsia" w:hAnsi="Symbol"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B642105"/>
    <w:multiLevelType w:val="hybridMultilevel"/>
    <w:tmpl w:val="EFB8F73E"/>
    <w:lvl w:ilvl="0" w:tplc="340A000F">
      <w:start w:val="1"/>
      <w:numFmt w:val="decimal"/>
      <w:lvlText w:val="%1."/>
      <w:lvlJc w:val="left"/>
      <w:pPr>
        <w:ind w:left="720" w:hanging="360"/>
      </w:pPr>
      <w:rPr>
        <w:rFonts w:hint="default"/>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D8441F2"/>
    <w:multiLevelType w:val="hybridMultilevel"/>
    <w:tmpl w:val="9054733C"/>
    <w:lvl w:ilvl="0" w:tplc="793C7C2E">
      <w:start w:val="1"/>
      <w:numFmt w:val="decimal"/>
      <w:lvlText w:val="%1."/>
      <w:lvlJc w:val="left"/>
      <w:pPr>
        <w:ind w:left="720" w:hanging="360"/>
      </w:pPr>
      <w:rPr>
        <w:rFonts w:asciiTheme="majorHAnsi" w:hAnsiTheme="majorHAnsi" w:cstheme="maj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F567614"/>
    <w:multiLevelType w:val="hybridMultilevel"/>
    <w:tmpl w:val="12E6668C"/>
    <w:lvl w:ilvl="0" w:tplc="DCFAFADA">
      <w:start w:val="1"/>
      <w:numFmt w:val="bullet"/>
      <w:lvlText w:val="-"/>
      <w:lvlJc w:val="left"/>
      <w:pPr>
        <w:ind w:left="720" w:hanging="360"/>
      </w:pPr>
      <w:rPr>
        <w:rFonts w:ascii="Calibri" w:eastAsiaTheme="minorHAnsi"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3D90A6A"/>
    <w:multiLevelType w:val="hybridMultilevel"/>
    <w:tmpl w:val="2E12F838"/>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84F440B"/>
    <w:multiLevelType w:val="hybridMultilevel"/>
    <w:tmpl w:val="DD06AD12"/>
    <w:lvl w:ilvl="0" w:tplc="BB62593C">
      <w:start w:val="1"/>
      <w:numFmt w:val="decimal"/>
      <w:lvlText w:val="%1."/>
      <w:lvlJc w:val="left"/>
      <w:pPr>
        <w:ind w:left="720" w:hanging="360"/>
      </w:pPr>
      <w:rPr>
        <w:rFonts w:asciiTheme="majorHAnsi" w:hAnsiTheme="majorHAnsi" w:cstheme="majorBidi"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A4B56FA"/>
    <w:multiLevelType w:val="hybridMultilevel"/>
    <w:tmpl w:val="1AE4EF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A846749"/>
    <w:multiLevelType w:val="hybridMultilevel"/>
    <w:tmpl w:val="212CD8B8"/>
    <w:lvl w:ilvl="0" w:tplc="F206888E">
      <w:start w:val="1"/>
      <w:numFmt w:val="bullet"/>
      <w:lvlText w:val="-"/>
      <w:lvlJc w:val="left"/>
      <w:pPr>
        <w:ind w:left="1080" w:hanging="360"/>
      </w:pPr>
      <w:rPr>
        <w:rFonts w:ascii="Segoe UI Light" w:eastAsiaTheme="majorEastAsia" w:hAnsi="Segoe UI Light" w:cs="Segoe UI Light"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9" w15:restartNumberingAfterBreak="0">
    <w:nsid w:val="7DC829CF"/>
    <w:multiLevelType w:val="hybridMultilevel"/>
    <w:tmpl w:val="C228EF84"/>
    <w:lvl w:ilvl="0" w:tplc="DCE00644">
      <w:numFmt w:val="bullet"/>
      <w:lvlText w:val="-"/>
      <w:lvlJc w:val="left"/>
      <w:pPr>
        <w:ind w:left="720" w:hanging="360"/>
      </w:pPr>
      <w:rPr>
        <w:rFonts w:ascii="Segoe UI Light" w:eastAsiaTheme="majorEastAsia" w:hAnsi="Segoe UI Light" w:cs="Segoe U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01572708">
    <w:abstractNumId w:val="5"/>
  </w:num>
  <w:num w:numId="2" w16cid:durableId="456027601">
    <w:abstractNumId w:val="9"/>
  </w:num>
  <w:num w:numId="3" w16cid:durableId="1904873504">
    <w:abstractNumId w:val="19"/>
  </w:num>
  <w:num w:numId="4" w16cid:durableId="1047223193">
    <w:abstractNumId w:val="15"/>
  </w:num>
  <w:num w:numId="5" w16cid:durableId="1181316407">
    <w:abstractNumId w:val="1"/>
  </w:num>
  <w:num w:numId="6" w16cid:durableId="1502507256">
    <w:abstractNumId w:val="12"/>
  </w:num>
  <w:num w:numId="7" w16cid:durableId="1921670682">
    <w:abstractNumId w:val="27"/>
  </w:num>
  <w:num w:numId="8" w16cid:durableId="549194167">
    <w:abstractNumId w:val="0"/>
  </w:num>
  <w:num w:numId="9" w16cid:durableId="587619294">
    <w:abstractNumId w:val="25"/>
  </w:num>
  <w:num w:numId="10" w16cid:durableId="900293374">
    <w:abstractNumId w:val="24"/>
  </w:num>
  <w:num w:numId="11" w16cid:durableId="2123070432">
    <w:abstractNumId w:val="14"/>
  </w:num>
  <w:num w:numId="12" w16cid:durableId="1897621082">
    <w:abstractNumId w:val="20"/>
  </w:num>
  <w:num w:numId="13" w16cid:durableId="1828202708">
    <w:abstractNumId w:val="2"/>
  </w:num>
  <w:num w:numId="14" w16cid:durableId="1948851522">
    <w:abstractNumId w:val="6"/>
  </w:num>
  <w:num w:numId="15" w16cid:durableId="1611206136">
    <w:abstractNumId w:val="13"/>
  </w:num>
  <w:num w:numId="16" w16cid:durableId="230653257">
    <w:abstractNumId w:val="7"/>
  </w:num>
  <w:num w:numId="17" w16cid:durableId="1666934385">
    <w:abstractNumId w:val="18"/>
  </w:num>
  <w:num w:numId="18" w16cid:durableId="2048337778">
    <w:abstractNumId w:val="29"/>
  </w:num>
  <w:num w:numId="19" w16cid:durableId="125465586">
    <w:abstractNumId w:val="4"/>
  </w:num>
  <w:num w:numId="20" w16cid:durableId="98333318">
    <w:abstractNumId w:val="23"/>
  </w:num>
  <w:num w:numId="21" w16cid:durableId="267852267">
    <w:abstractNumId w:val="28"/>
  </w:num>
  <w:num w:numId="22" w16cid:durableId="1853642891">
    <w:abstractNumId w:val="10"/>
  </w:num>
  <w:num w:numId="23" w16cid:durableId="1896968188">
    <w:abstractNumId w:val="26"/>
  </w:num>
  <w:num w:numId="24" w16cid:durableId="528185423">
    <w:abstractNumId w:val="17"/>
  </w:num>
  <w:num w:numId="25" w16cid:durableId="256333827">
    <w:abstractNumId w:val="3"/>
  </w:num>
  <w:num w:numId="26" w16cid:durableId="1521897947">
    <w:abstractNumId w:val="11"/>
  </w:num>
  <w:num w:numId="27" w16cid:durableId="1090346965">
    <w:abstractNumId w:val="21"/>
  </w:num>
  <w:num w:numId="28" w16cid:durableId="140587695">
    <w:abstractNumId w:val="16"/>
  </w:num>
  <w:num w:numId="29" w16cid:durableId="1113862644">
    <w:abstractNumId w:val="8"/>
  </w:num>
  <w:num w:numId="30" w16cid:durableId="298996687">
    <w:abstractNumId w:val="2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ina Stapfer Jara">
    <w15:presenceInfo w15:providerId="AD" w15:userId="S::karina.stapfer@redsalud.gob.cl::0055cb3a-c2df-4d60-9b08-2c8b43537e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6" w:nlCheck="1" w:checkStyle="1"/>
  <w:activeWritingStyle w:appName="MSWord" w:lang="es-ES" w:vendorID="64" w:dllVersion="4096" w:nlCheck="1" w:checkStyle="0"/>
  <w:activeWritingStyle w:appName="MSWord" w:lang="es-CL" w:vendorID="64" w:dllVersion="409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CA1"/>
    <w:rsid w:val="0000013B"/>
    <w:rsid w:val="000068D5"/>
    <w:rsid w:val="00011E66"/>
    <w:rsid w:val="00011E9C"/>
    <w:rsid w:val="00012635"/>
    <w:rsid w:val="000145F7"/>
    <w:rsid w:val="00025DED"/>
    <w:rsid w:val="000268F4"/>
    <w:rsid w:val="0002788B"/>
    <w:rsid w:val="00033A8A"/>
    <w:rsid w:val="00036620"/>
    <w:rsid w:val="00040D68"/>
    <w:rsid w:val="000413A2"/>
    <w:rsid w:val="0004169D"/>
    <w:rsid w:val="000436B9"/>
    <w:rsid w:val="00047D5D"/>
    <w:rsid w:val="00056FD3"/>
    <w:rsid w:val="00060D45"/>
    <w:rsid w:val="0006128B"/>
    <w:rsid w:val="00062432"/>
    <w:rsid w:val="000646D2"/>
    <w:rsid w:val="00066CD6"/>
    <w:rsid w:val="00071A97"/>
    <w:rsid w:val="000741A2"/>
    <w:rsid w:val="00074E7D"/>
    <w:rsid w:val="00077496"/>
    <w:rsid w:val="00077B51"/>
    <w:rsid w:val="00077C71"/>
    <w:rsid w:val="00082E47"/>
    <w:rsid w:val="000866B9"/>
    <w:rsid w:val="0009084E"/>
    <w:rsid w:val="00096D9A"/>
    <w:rsid w:val="000A0327"/>
    <w:rsid w:val="000A2EA9"/>
    <w:rsid w:val="000A33C1"/>
    <w:rsid w:val="000A572A"/>
    <w:rsid w:val="000A6A08"/>
    <w:rsid w:val="000A70D8"/>
    <w:rsid w:val="000B0250"/>
    <w:rsid w:val="000B4698"/>
    <w:rsid w:val="000C661A"/>
    <w:rsid w:val="000D2AFC"/>
    <w:rsid w:val="000D41E4"/>
    <w:rsid w:val="000D441A"/>
    <w:rsid w:val="000D75FE"/>
    <w:rsid w:val="000D7888"/>
    <w:rsid w:val="000E624F"/>
    <w:rsid w:val="000F06AF"/>
    <w:rsid w:val="00101AB5"/>
    <w:rsid w:val="00105723"/>
    <w:rsid w:val="00123EAD"/>
    <w:rsid w:val="0012482E"/>
    <w:rsid w:val="00133ED2"/>
    <w:rsid w:val="001356DE"/>
    <w:rsid w:val="0013634F"/>
    <w:rsid w:val="001415C0"/>
    <w:rsid w:val="001529C6"/>
    <w:rsid w:val="0015372A"/>
    <w:rsid w:val="00153C00"/>
    <w:rsid w:val="00155158"/>
    <w:rsid w:val="0016076D"/>
    <w:rsid w:val="00167BD8"/>
    <w:rsid w:val="0017064F"/>
    <w:rsid w:val="001738BD"/>
    <w:rsid w:val="00174DB4"/>
    <w:rsid w:val="001829F6"/>
    <w:rsid w:val="00182C99"/>
    <w:rsid w:val="0018707F"/>
    <w:rsid w:val="001875D3"/>
    <w:rsid w:val="00190213"/>
    <w:rsid w:val="001956A4"/>
    <w:rsid w:val="001A0340"/>
    <w:rsid w:val="001A3AA9"/>
    <w:rsid w:val="001A3B14"/>
    <w:rsid w:val="001B360D"/>
    <w:rsid w:val="001C1B20"/>
    <w:rsid w:val="001C4227"/>
    <w:rsid w:val="001D0281"/>
    <w:rsid w:val="001D04C0"/>
    <w:rsid w:val="001D09ED"/>
    <w:rsid w:val="001D2B89"/>
    <w:rsid w:val="001D47AF"/>
    <w:rsid w:val="001D79E9"/>
    <w:rsid w:val="001E28BE"/>
    <w:rsid w:val="001F0809"/>
    <w:rsid w:val="001F55B2"/>
    <w:rsid w:val="001F6695"/>
    <w:rsid w:val="00200BF9"/>
    <w:rsid w:val="002055A5"/>
    <w:rsid w:val="00206F5C"/>
    <w:rsid w:val="002163D7"/>
    <w:rsid w:val="002249C2"/>
    <w:rsid w:val="00225600"/>
    <w:rsid w:val="00227F16"/>
    <w:rsid w:val="002313F9"/>
    <w:rsid w:val="00234491"/>
    <w:rsid w:val="00240F6D"/>
    <w:rsid w:val="00242663"/>
    <w:rsid w:val="0024744F"/>
    <w:rsid w:val="002510A8"/>
    <w:rsid w:val="00251BE4"/>
    <w:rsid w:val="002535C0"/>
    <w:rsid w:val="00255ADB"/>
    <w:rsid w:val="00265B7B"/>
    <w:rsid w:val="002662C8"/>
    <w:rsid w:val="0026726E"/>
    <w:rsid w:val="002720A7"/>
    <w:rsid w:val="00274C13"/>
    <w:rsid w:val="00281CA1"/>
    <w:rsid w:val="0028395C"/>
    <w:rsid w:val="0028446E"/>
    <w:rsid w:val="00286975"/>
    <w:rsid w:val="002876AB"/>
    <w:rsid w:val="00292DCE"/>
    <w:rsid w:val="00293105"/>
    <w:rsid w:val="00293E13"/>
    <w:rsid w:val="00296E02"/>
    <w:rsid w:val="002A0E2D"/>
    <w:rsid w:val="002A6EE9"/>
    <w:rsid w:val="002B2236"/>
    <w:rsid w:val="002B34D7"/>
    <w:rsid w:val="002C3352"/>
    <w:rsid w:val="002C6214"/>
    <w:rsid w:val="002C75B7"/>
    <w:rsid w:val="002D0C3D"/>
    <w:rsid w:val="002D3CAB"/>
    <w:rsid w:val="002D4A83"/>
    <w:rsid w:val="002D526F"/>
    <w:rsid w:val="002E0D3D"/>
    <w:rsid w:val="002E31B7"/>
    <w:rsid w:val="002E417F"/>
    <w:rsid w:val="002F0478"/>
    <w:rsid w:val="002F3073"/>
    <w:rsid w:val="002F4510"/>
    <w:rsid w:val="002F5803"/>
    <w:rsid w:val="002F7048"/>
    <w:rsid w:val="0030002E"/>
    <w:rsid w:val="0030635A"/>
    <w:rsid w:val="00316245"/>
    <w:rsid w:val="00316A83"/>
    <w:rsid w:val="00323F6D"/>
    <w:rsid w:val="00326E1A"/>
    <w:rsid w:val="00333F07"/>
    <w:rsid w:val="00341A45"/>
    <w:rsid w:val="00350F73"/>
    <w:rsid w:val="00351FB3"/>
    <w:rsid w:val="00357968"/>
    <w:rsid w:val="00360E2D"/>
    <w:rsid w:val="003628DF"/>
    <w:rsid w:val="00371811"/>
    <w:rsid w:val="00372DBD"/>
    <w:rsid w:val="0037484E"/>
    <w:rsid w:val="003766D8"/>
    <w:rsid w:val="0038392A"/>
    <w:rsid w:val="00387755"/>
    <w:rsid w:val="00391A58"/>
    <w:rsid w:val="00391E99"/>
    <w:rsid w:val="003920B8"/>
    <w:rsid w:val="003A018B"/>
    <w:rsid w:val="003A0BF2"/>
    <w:rsid w:val="003A0E00"/>
    <w:rsid w:val="003A13FB"/>
    <w:rsid w:val="003B234F"/>
    <w:rsid w:val="003B25CF"/>
    <w:rsid w:val="003B7A8A"/>
    <w:rsid w:val="003C41D6"/>
    <w:rsid w:val="003C5B58"/>
    <w:rsid w:val="003C5EC3"/>
    <w:rsid w:val="003C6D42"/>
    <w:rsid w:val="003D541E"/>
    <w:rsid w:val="003E1ABA"/>
    <w:rsid w:val="003E3DB1"/>
    <w:rsid w:val="003E428C"/>
    <w:rsid w:val="003E4FBD"/>
    <w:rsid w:val="003E723D"/>
    <w:rsid w:val="003F3060"/>
    <w:rsid w:val="003F437A"/>
    <w:rsid w:val="003F5857"/>
    <w:rsid w:val="00403E13"/>
    <w:rsid w:val="00406EFB"/>
    <w:rsid w:val="00412769"/>
    <w:rsid w:val="00413B3C"/>
    <w:rsid w:val="00416525"/>
    <w:rsid w:val="00422E7E"/>
    <w:rsid w:val="00423230"/>
    <w:rsid w:val="0043342C"/>
    <w:rsid w:val="004336BB"/>
    <w:rsid w:val="00443994"/>
    <w:rsid w:val="00453CA3"/>
    <w:rsid w:val="004553C3"/>
    <w:rsid w:val="00461BE0"/>
    <w:rsid w:val="004621C0"/>
    <w:rsid w:val="00464324"/>
    <w:rsid w:val="004665F7"/>
    <w:rsid w:val="00467292"/>
    <w:rsid w:val="00467A21"/>
    <w:rsid w:val="004731AD"/>
    <w:rsid w:val="004777F2"/>
    <w:rsid w:val="00481BDA"/>
    <w:rsid w:val="00482295"/>
    <w:rsid w:val="00485CE4"/>
    <w:rsid w:val="00490922"/>
    <w:rsid w:val="00490D86"/>
    <w:rsid w:val="0049624F"/>
    <w:rsid w:val="004979D9"/>
    <w:rsid w:val="004A03AD"/>
    <w:rsid w:val="004A0405"/>
    <w:rsid w:val="004A2C78"/>
    <w:rsid w:val="004A5E83"/>
    <w:rsid w:val="004A71E7"/>
    <w:rsid w:val="004B0AA3"/>
    <w:rsid w:val="004C58F9"/>
    <w:rsid w:val="004C6224"/>
    <w:rsid w:val="004D272C"/>
    <w:rsid w:val="004E0CA3"/>
    <w:rsid w:val="004E4495"/>
    <w:rsid w:val="004F076F"/>
    <w:rsid w:val="004F63C2"/>
    <w:rsid w:val="00507011"/>
    <w:rsid w:val="00507A4C"/>
    <w:rsid w:val="005109AA"/>
    <w:rsid w:val="005164C0"/>
    <w:rsid w:val="005234D2"/>
    <w:rsid w:val="00532A5E"/>
    <w:rsid w:val="00533EB4"/>
    <w:rsid w:val="005342B5"/>
    <w:rsid w:val="00534751"/>
    <w:rsid w:val="00535D41"/>
    <w:rsid w:val="0054075A"/>
    <w:rsid w:val="005511E2"/>
    <w:rsid w:val="00555091"/>
    <w:rsid w:val="005624AF"/>
    <w:rsid w:val="00570DE8"/>
    <w:rsid w:val="00574F28"/>
    <w:rsid w:val="00582DF1"/>
    <w:rsid w:val="00585F62"/>
    <w:rsid w:val="00586403"/>
    <w:rsid w:val="005877AC"/>
    <w:rsid w:val="005918E4"/>
    <w:rsid w:val="005A5FC6"/>
    <w:rsid w:val="005B184C"/>
    <w:rsid w:val="005B6EAA"/>
    <w:rsid w:val="005C0B6C"/>
    <w:rsid w:val="005C48DC"/>
    <w:rsid w:val="005C5514"/>
    <w:rsid w:val="005C55FE"/>
    <w:rsid w:val="005D0928"/>
    <w:rsid w:val="005D1B3E"/>
    <w:rsid w:val="005D408E"/>
    <w:rsid w:val="005D4920"/>
    <w:rsid w:val="005E48AC"/>
    <w:rsid w:val="005E6185"/>
    <w:rsid w:val="005E7D88"/>
    <w:rsid w:val="005F248B"/>
    <w:rsid w:val="005F7A30"/>
    <w:rsid w:val="00604E02"/>
    <w:rsid w:val="006051EB"/>
    <w:rsid w:val="00611FFC"/>
    <w:rsid w:val="00613EDE"/>
    <w:rsid w:val="00625D26"/>
    <w:rsid w:val="0062669F"/>
    <w:rsid w:val="00635FBC"/>
    <w:rsid w:val="00637F02"/>
    <w:rsid w:val="00644DD6"/>
    <w:rsid w:val="0065054C"/>
    <w:rsid w:val="0066084D"/>
    <w:rsid w:val="00670E41"/>
    <w:rsid w:val="00674432"/>
    <w:rsid w:val="00680902"/>
    <w:rsid w:val="0069024A"/>
    <w:rsid w:val="00692578"/>
    <w:rsid w:val="006932AE"/>
    <w:rsid w:val="00697F1A"/>
    <w:rsid w:val="006A01AE"/>
    <w:rsid w:val="006A2117"/>
    <w:rsid w:val="006A33D2"/>
    <w:rsid w:val="006A4850"/>
    <w:rsid w:val="006B5DB5"/>
    <w:rsid w:val="006B65C9"/>
    <w:rsid w:val="006C288A"/>
    <w:rsid w:val="006C44CB"/>
    <w:rsid w:val="006D238A"/>
    <w:rsid w:val="006D33F9"/>
    <w:rsid w:val="006D3D42"/>
    <w:rsid w:val="006E0F59"/>
    <w:rsid w:val="006E0FA8"/>
    <w:rsid w:val="006E4DAD"/>
    <w:rsid w:val="006F4742"/>
    <w:rsid w:val="006F64CE"/>
    <w:rsid w:val="007007FA"/>
    <w:rsid w:val="00700F98"/>
    <w:rsid w:val="0070172E"/>
    <w:rsid w:val="0070637E"/>
    <w:rsid w:val="007064E7"/>
    <w:rsid w:val="0070668E"/>
    <w:rsid w:val="00713296"/>
    <w:rsid w:val="007306C5"/>
    <w:rsid w:val="007318EC"/>
    <w:rsid w:val="007334C1"/>
    <w:rsid w:val="00734791"/>
    <w:rsid w:val="0074085E"/>
    <w:rsid w:val="0074114A"/>
    <w:rsid w:val="00741A0D"/>
    <w:rsid w:val="00764A07"/>
    <w:rsid w:val="00764AE5"/>
    <w:rsid w:val="0076776B"/>
    <w:rsid w:val="00767903"/>
    <w:rsid w:val="00774BFF"/>
    <w:rsid w:val="00774CB1"/>
    <w:rsid w:val="00774D37"/>
    <w:rsid w:val="00784F9B"/>
    <w:rsid w:val="00787255"/>
    <w:rsid w:val="00787F97"/>
    <w:rsid w:val="0079245E"/>
    <w:rsid w:val="007930F8"/>
    <w:rsid w:val="007943C5"/>
    <w:rsid w:val="007A31BE"/>
    <w:rsid w:val="007A4F63"/>
    <w:rsid w:val="007A5BB9"/>
    <w:rsid w:val="007B30B1"/>
    <w:rsid w:val="007B3B68"/>
    <w:rsid w:val="007B7E05"/>
    <w:rsid w:val="007C18C0"/>
    <w:rsid w:val="007C3813"/>
    <w:rsid w:val="007C5F85"/>
    <w:rsid w:val="007D0884"/>
    <w:rsid w:val="007D141A"/>
    <w:rsid w:val="007E2AE5"/>
    <w:rsid w:val="007F1B0D"/>
    <w:rsid w:val="007F4C4F"/>
    <w:rsid w:val="00802DC7"/>
    <w:rsid w:val="008043E4"/>
    <w:rsid w:val="0080719F"/>
    <w:rsid w:val="0080791C"/>
    <w:rsid w:val="00815470"/>
    <w:rsid w:val="0081613D"/>
    <w:rsid w:val="00833D33"/>
    <w:rsid w:val="00833F78"/>
    <w:rsid w:val="00835874"/>
    <w:rsid w:val="00847BC1"/>
    <w:rsid w:val="0085240B"/>
    <w:rsid w:val="00855AA3"/>
    <w:rsid w:val="008625AF"/>
    <w:rsid w:val="00865267"/>
    <w:rsid w:val="00865DAC"/>
    <w:rsid w:val="008772D4"/>
    <w:rsid w:val="00881036"/>
    <w:rsid w:val="00881F8D"/>
    <w:rsid w:val="00883EDA"/>
    <w:rsid w:val="00884B53"/>
    <w:rsid w:val="00896F5D"/>
    <w:rsid w:val="008A4D12"/>
    <w:rsid w:val="008A6C14"/>
    <w:rsid w:val="008B0AFC"/>
    <w:rsid w:val="008B1319"/>
    <w:rsid w:val="008B2146"/>
    <w:rsid w:val="008B5FB4"/>
    <w:rsid w:val="008B65F4"/>
    <w:rsid w:val="008C0C49"/>
    <w:rsid w:val="008C12B3"/>
    <w:rsid w:val="008C21A2"/>
    <w:rsid w:val="008C616B"/>
    <w:rsid w:val="008C7327"/>
    <w:rsid w:val="008D5AB0"/>
    <w:rsid w:val="008E5AA0"/>
    <w:rsid w:val="008F43B9"/>
    <w:rsid w:val="0090053E"/>
    <w:rsid w:val="009027CD"/>
    <w:rsid w:val="009031DA"/>
    <w:rsid w:val="00912402"/>
    <w:rsid w:val="00925142"/>
    <w:rsid w:val="009333E9"/>
    <w:rsid w:val="009416FD"/>
    <w:rsid w:val="0094284A"/>
    <w:rsid w:val="009456FB"/>
    <w:rsid w:val="00945A5B"/>
    <w:rsid w:val="009509C9"/>
    <w:rsid w:val="0095216A"/>
    <w:rsid w:val="00952387"/>
    <w:rsid w:val="0095256E"/>
    <w:rsid w:val="00954FB0"/>
    <w:rsid w:val="009565A1"/>
    <w:rsid w:val="009611D9"/>
    <w:rsid w:val="00962D1D"/>
    <w:rsid w:val="00963BFC"/>
    <w:rsid w:val="009648DB"/>
    <w:rsid w:val="0097597F"/>
    <w:rsid w:val="0098793D"/>
    <w:rsid w:val="009916EB"/>
    <w:rsid w:val="009920F0"/>
    <w:rsid w:val="009937AA"/>
    <w:rsid w:val="00993BD4"/>
    <w:rsid w:val="009A26AA"/>
    <w:rsid w:val="009A477E"/>
    <w:rsid w:val="009A55F1"/>
    <w:rsid w:val="009B5390"/>
    <w:rsid w:val="009C18AF"/>
    <w:rsid w:val="009C3CA1"/>
    <w:rsid w:val="009D4019"/>
    <w:rsid w:val="009D4D6A"/>
    <w:rsid w:val="009D6DC6"/>
    <w:rsid w:val="009E3D79"/>
    <w:rsid w:val="009E45DB"/>
    <w:rsid w:val="009F075D"/>
    <w:rsid w:val="009F50C9"/>
    <w:rsid w:val="009F6669"/>
    <w:rsid w:val="009F7242"/>
    <w:rsid w:val="00A00CB9"/>
    <w:rsid w:val="00A02838"/>
    <w:rsid w:val="00A04765"/>
    <w:rsid w:val="00A056F2"/>
    <w:rsid w:val="00A12388"/>
    <w:rsid w:val="00A145A4"/>
    <w:rsid w:val="00A178FF"/>
    <w:rsid w:val="00A21257"/>
    <w:rsid w:val="00A237C4"/>
    <w:rsid w:val="00A23F6C"/>
    <w:rsid w:val="00A31965"/>
    <w:rsid w:val="00A45544"/>
    <w:rsid w:val="00A5442C"/>
    <w:rsid w:val="00A56A03"/>
    <w:rsid w:val="00A71084"/>
    <w:rsid w:val="00A76160"/>
    <w:rsid w:val="00A86BA9"/>
    <w:rsid w:val="00A871AD"/>
    <w:rsid w:val="00A92AA2"/>
    <w:rsid w:val="00A92F0C"/>
    <w:rsid w:val="00A95B54"/>
    <w:rsid w:val="00A962F0"/>
    <w:rsid w:val="00A97906"/>
    <w:rsid w:val="00AA5005"/>
    <w:rsid w:val="00AA5AD3"/>
    <w:rsid w:val="00AB7DB2"/>
    <w:rsid w:val="00AC1D30"/>
    <w:rsid w:val="00AD00D8"/>
    <w:rsid w:val="00AD110E"/>
    <w:rsid w:val="00AE14CF"/>
    <w:rsid w:val="00AE1779"/>
    <w:rsid w:val="00AF23B3"/>
    <w:rsid w:val="00AF7FC9"/>
    <w:rsid w:val="00B03A69"/>
    <w:rsid w:val="00B05307"/>
    <w:rsid w:val="00B10CB1"/>
    <w:rsid w:val="00B1323D"/>
    <w:rsid w:val="00B161CC"/>
    <w:rsid w:val="00B17FA6"/>
    <w:rsid w:val="00B302FD"/>
    <w:rsid w:val="00B328A7"/>
    <w:rsid w:val="00B3415B"/>
    <w:rsid w:val="00B379D0"/>
    <w:rsid w:val="00B41536"/>
    <w:rsid w:val="00B423A5"/>
    <w:rsid w:val="00B530AB"/>
    <w:rsid w:val="00B555E9"/>
    <w:rsid w:val="00B55F3F"/>
    <w:rsid w:val="00B57ACE"/>
    <w:rsid w:val="00B6513C"/>
    <w:rsid w:val="00B66AD3"/>
    <w:rsid w:val="00B66C96"/>
    <w:rsid w:val="00B70DAF"/>
    <w:rsid w:val="00B808F1"/>
    <w:rsid w:val="00B818E3"/>
    <w:rsid w:val="00B8516C"/>
    <w:rsid w:val="00B90FD2"/>
    <w:rsid w:val="00BA61D9"/>
    <w:rsid w:val="00BA7414"/>
    <w:rsid w:val="00BC1B50"/>
    <w:rsid w:val="00BC49DC"/>
    <w:rsid w:val="00BC4A23"/>
    <w:rsid w:val="00BC60E0"/>
    <w:rsid w:val="00BC71E1"/>
    <w:rsid w:val="00BC7A0B"/>
    <w:rsid w:val="00BD2926"/>
    <w:rsid w:val="00BD481E"/>
    <w:rsid w:val="00BF0ECF"/>
    <w:rsid w:val="00BF78E4"/>
    <w:rsid w:val="00BF798F"/>
    <w:rsid w:val="00BF7D02"/>
    <w:rsid w:val="00C12C47"/>
    <w:rsid w:val="00C1496E"/>
    <w:rsid w:val="00C16A1A"/>
    <w:rsid w:val="00C23B38"/>
    <w:rsid w:val="00C2760D"/>
    <w:rsid w:val="00C31F9A"/>
    <w:rsid w:val="00C3328E"/>
    <w:rsid w:val="00C4350E"/>
    <w:rsid w:val="00C43577"/>
    <w:rsid w:val="00C43ADB"/>
    <w:rsid w:val="00C45672"/>
    <w:rsid w:val="00C53486"/>
    <w:rsid w:val="00C53CC8"/>
    <w:rsid w:val="00C563FC"/>
    <w:rsid w:val="00C56B68"/>
    <w:rsid w:val="00C61AA2"/>
    <w:rsid w:val="00C675B0"/>
    <w:rsid w:val="00C705C8"/>
    <w:rsid w:val="00C74D70"/>
    <w:rsid w:val="00C86AE1"/>
    <w:rsid w:val="00C87AA0"/>
    <w:rsid w:val="00C94AE6"/>
    <w:rsid w:val="00CB0169"/>
    <w:rsid w:val="00CB4CA2"/>
    <w:rsid w:val="00CC0B00"/>
    <w:rsid w:val="00CC2984"/>
    <w:rsid w:val="00CC4363"/>
    <w:rsid w:val="00CC6381"/>
    <w:rsid w:val="00CE4431"/>
    <w:rsid w:val="00CE67AD"/>
    <w:rsid w:val="00CF6F8F"/>
    <w:rsid w:val="00D04071"/>
    <w:rsid w:val="00D04EF0"/>
    <w:rsid w:val="00D10718"/>
    <w:rsid w:val="00D12DF1"/>
    <w:rsid w:val="00D20366"/>
    <w:rsid w:val="00D23DAE"/>
    <w:rsid w:val="00D23EFB"/>
    <w:rsid w:val="00D25234"/>
    <w:rsid w:val="00D333F6"/>
    <w:rsid w:val="00D371D7"/>
    <w:rsid w:val="00D37E44"/>
    <w:rsid w:val="00D47B0D"/>
    <w:rsid w:val="00D546F5"/>
    <w:rsid w:val="00D61930"/>
    <w:rsid w:val="00D66394"/>
    <w:rsid w:val="00D6721D"/>
    <w:rsid w:val="00D67DB0"/>
    <w:rsid w:val="00D71215"/>
    <w:rsid w:val="00D7516E"/>
    <w:rsid w:val="00D758AF"/>
    <w:rsid w:val="00D773AA"/>
    <w:rsid w:val="00D822A0"/>
    <w:rsid w:val="00D865C7"/>
    <w:rsid w:val="00D878FF"/>
    <w:rsid w:val="00D91908"/>
    <w:rsid w:val="00D923A1"/>
    <w:rsid w:val="00D935E1"/>
    <w:rsid w:val="00D955BF"/>
    <w:rsid w:val="00D96BE1"/>
    <w:rsid w:val="00DA17CC"/>
    <w:rsid w:val="00DB1D3E"/>
    <w:rsid w:val="00DC20FE"/>
    <w:rsid w:val="00DC6257"/>
    <w:rsid w:val="00DD459F"/>
    <w:rsid w:val="00DD49EE"/>
    <w:rsid w:val="00DD5C9C"/>
    <w:rsid w:val="00DD705D"/>
    <w:rsid w:val="00DE19D8"/>
    <w:rsid w:val="00DE42F8"/>
    <w:rsid w:val="00DF129A"/>
    <w:rsid w:val="00DF5912"/>
    <w:rsid w:val="00DF7E94"/>
    <w:rsid w:val="00E13EBE"/>
    <w:rsid w:val="00E2012E"/>
    <w:rsid w:val="00E229D8"/>
    <w:rsid w:val="00E27E6E"/>
    <w:rsid w:val="00E3393E"/>
    <w:rsid w:val="00E34607"/>
    <w:rsid w:val="00E5296F"/>
    <w:rsid w:val="00E55654"/>
    <w:rsid w:val="00E61C55"/>
    <w:rsid w:val="00E64ABB"/>
    <w:rsid w:val="00E73AE0"/>
    <w:rsid w:val="00E7577A"/>
    <w:rsid w:val="00E77FCB"/>
    <w:rsid w:val="00E85A4B"/>
    <w:rsid w:val="00E904A0"/>
    <w:rsid w:val="00E9386A"/>
    <w:rsid w:val="00E96322"/>
    <w:rsid w:val="00EA02E0"/>
    <w:rsid w:val="00EA38D5"/>
    <w:rsid w:val="00EB35D4"/>
    <w:rsid w:val="00EC3049"/>
    <w:rsid w:val="00EE09C3"/>
    <w:rsid w:val="00EF2F59"/>
    <w:rsid w:val="00EF628D"/>
    <w:rsid w:val="00F00DA9"/>
    <w:rsid w:val="00F06D73"/>
    <w:rsid w:val="00F117BB"/>
    <w:rsid w:val="00F139FB"/>
    <w:rsid w:val="00F151E2"/>
    <w:rsid w:val="00F21577"/>
    <w:rsid w:val="00F23EAE"/>
    <w:rsid w:val="00F24140"/>
    <w:rsid w:val="00F25081"/>
    <w:rsid w:val="00F3321A"/>
    <w:rsid w:val="00F36509"/>
    <w:rsid w:val="00F37889"/>
    <w:rsid w:val="00F44E41"/>
    <w:rsid w:val="00F47FF1"/>
    <w:rsid w:val="00F53D1E"/>
    <w:rsid w:val="00F53FE3"/>
    <w:rsid w:val="00F57E6F"/>
    <w:rsid w:val="00F6414C"/>
    <w:rsid w:val="00F66068"/>
    <w:rsid w:val="00F6644A"/>
    <w:rsid w:val="00F74BA1"/>
    <w:rsid w:val="00F75176"/>
    <w:rsid w:val="00F756A0"/>
    <w:rsid w:val="00F8045B"/>
    <w:rsid w:val="00F90257"/>
    <w:rsid w:val="00F9132F"/>
    <w:rsid w:val="00F9601C"/>
    <w:rsid w:val="00F96ADA"/>
    <w:rsid w:val="00FA46D8"/>
    <w:rsid w:val="00FB55FA"/>
    <w:rsid w:val="00FC21A8"/>
    <w:rsid w:val="00FC4961"/>
    <w:rsid w:val="00FC7899"/>
    <w:rsid w:val="00FC7B21"/>
    <w:rsid w:val="00FD51C6"/>
    <w:rsid w:val="00FD6592"/>
    <w:rsid w:val="00FE14F6"/>
    <w:rsid w:val="00FE19B1"/>
    <w:rsid w:val="00FF01A5"/>
    <w:rsid w:val="00FF12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2F370"/>
  <w15:docId w15:val="{FED6DA5E-B157-4E78-97D2-598FEC7A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DBD"/>
    <w:rPr>
      <w:lang w:val="es-ES"/>
    </w:rPr>
  </w:style>
  <w:style w:type="paragraph" w:styleId="Ttulo1">
    <w:name w:val="heading 1"/>
    <w:basedOn w:val="Normal"/>
    <w:next w:val="Normal"/>
    <w:link w:val="Ttulo1Car"/>
    <w:uiPriority w:val="9"/>
    <w:qFormat/>
    <w:rsid w:val="00A21257"/>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Ttulo2">
    <w:name w:val="heading 2"/>
    <w:basedOn w:val="Normal"/>
    <w:next w:val="Normal"/>
    <w:link w:val="Ttulo2Car"/>
    <w:uiPriority w:val="9"/>
    <w:unhideWhenUsed/>
    <w:qFormat/>
    <w:rsid w:val="00A21257"/>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Ttulo3">
    <w:name w:val="heading 3"/>
    <w:basedOn w:val="Normal"/>
    <w:next w:val="Normal"/>
    <w:link w:val="Ttulo3Car"/>
    <w:uiPriority w:val="9"/>
    <w:semiHidden/>
    <w:unhideWhenUsed/>
    <w:qFormat/>
    <w:rsid w:val="00A21257"/>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Ttulo4">
    <w:name w:val="heading 4"/>
    <w:basedOn w:val="Normal"/>
    <w:next w:val="Normal"/>
    <w:link w:val="Ttulo4Car"/>
    <w:uiPriority w:val="9"/>
    <w:semiHidden/>
    <w:unhideWhenUsed/>
    <w:qFormat/>
    <w:rsid w:val="00A21257"/>
    <w:pPr>
      <w:pBdr>
        <w:bottom w:val="dotted" w:sz="4" w:space="1" w:color="C45911" w:themeColor="accent2" w:themeShade="BF"/>
      </w:pBdr>
      <w:spacing w:after="120"/>
      <w:jc w:val="center"/>
      <w:outlineLvl w:val="3"/>
    </w:pPr>
    <w:rPr>
      <w:caps/>
      <w:color w:val="823B0B" w:themeColor="accent2" w:themeShade="7F"/>
      <w:spacing w:val="10"/>
    </w:rPr>
  </w:style>
  <w:style w:type="paragraph" w:styleId="Ttulo5">
    <w:name w:val="heading 5"/>
    <w:basedOn w:val="Normal"/>
    <w:next w:val="Normal"/>
    <w:link w:val="Ttulo5Car"/>
    <w:uiPriority w:val="9"/>
    <w:semiHidden/>
    <w:unhideWhenUsed/>
    <w:qFormat/>
    <w:rsid w:val="00A21257"/>
    <w:pPr>
      <w:spacing w:before="320" w:after="120"/>
      <w:jc w:val="center"/>
      <w:outlineLvl w:val="4"/>
    </w:pPr>
    <w:rPr>
      <w:caps/>
      <w:color w:val="823B0B" w:themeColor="accent2" w:themeShade="7F"/>
      <w:spacing w:val="10"/>
    </w:rPr>
  </w:style>
  <w:style w:type="paragraph" w:styleId="Ttulo6">
    <w:name w:val="heading 6"/>
    <w:basedOn w:val="Normal"/>
    <w:next w:val="Normal"/>
    <w:link w:val="Ttulo6Car"/>
    <w:uiPriority w:val="9"/>
    <w:semiHidden/>
    <w:unhideWhenUsed/>
    <w:qFormat/>
    <w:rsid w:val="00A21257"/>
    <w:pPr>
      <w:spacing w:after="120"/>
      <w:jc w:val="center"/>
      <w:outlineLvl w:val="5"/>
    </w:pPr>
    <w:rPr>
      <w:caps/>
      <w:color w:val="C45911" w:themeColor="accent2" w:themeShade="BF"/>
      <w:spacing w:val="10"/>
    </w:rPr>
  </w:style>
  <w:style w:type="paragraph" w:styleId="Ttulo7">
    <w:name w:val="heading 7"/>
    <w:basedOn w:val="Normal"/>
    <w:next w:val="Normal"/>
    <w:link w:val="Ttulo7Car"/>
    <w:uiPriority w:val="9"/>
    <w:semiHidden/>
    <w:unhideWhenUsed/>
    <w:qFormat/>
    <w:rsid w:val="00A21257"/>
    <w:pPr>
      <w:spacing w:after="120"/>
      <w:jc w:val="center"/>
      <w:outlineLvl w:val="6"/>
    </w:pPr>
    <w:rPr>
      <w:i/>
      <w:iCs/>
      <w:caps/>
      <w:color w:val="C45911" w:themeColor="accent2" w:themeShade="BF"/>
      <w:spacing w:val="10"/>
    </w:rPr>
  </w:style>
  <w:style w:type="paragraph" w:styleId="Ttulo8">
    <w:name w:val="heading 8"/>
    <w:basedOn w:val="Normal"/>
    <w:next w:val="Normal"/>
    <w:link w:val="Ttulo8Car"/>
    <w:uiPriority w:val="9"/>
    <w:semiHidden/>
    <w:unhideWhenUsed/>
    <w:qFormat/>
    <w:rsid w:val="00A21257"/>
    <w:pPr>
      <w:spacing w:after="120"/>
      <w:jc w:val="center"/>
      <w:outlineLvl w:val="7"/>
    </w:pPr>
    <w:rPr>
      <w:caps/>
      <w:spacing w:val="10"/>
      <w:sz w:val="20"/>
      <w:szCs w:val="20"/>
    </w:rPr>
  </w:style>
  <w:style w:type="paragraph" w:styleId="Ttulo9">
    <w:name w:val="heading 9"/>
    <w:basedOn w:val="Normal"/>
    <w:next w:val="Normal"/>
    <w:link w:val="Ttulo9Car"/>
    <w:uiPriority w:val="9"/>
    <w:semiHidden/>
    <w:unhideWhenUsed/>
    <w:qFormat/>
    <w:rsid w:val="00A21257"/>
    <w:pPr>
      <w:spacing w:after="120"/>
      <w:jc w:val="center"/>
      <w:outlineLvl w:val="8"/>
    </w:pPr>
    <w:rPr>
      <w:i/>
      <w:iCs/>
      <w:caps/>
      <w:spacing w:val="1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81C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1CA1"/>
    <w:rPr>
      <w:rFonts w:ascii="Tahoma" w:hAnsi="Tahoma" w:cs="Tahoma"/>
      <w:sz w:val="16"/>
      <w:szCs w:val="16"/>
      <w:lang w:val="es-CL"/>
    </w:rPr>
  </w:style>
  <w:style w:type="paragraph" w:styleId="HTMLconformatoprevio">
    <w:name w:val="HTML Preformatted"/>
    <w:basedOn w:val="Normal"/>
    <w:link w:val="HTMLconformatoprevioCar"/>
    <w:uiPriority w:val="99"/>
    <w:semiHidden/>
    <w:unhideWhenUsed/>
    <w:rsid w:val="00281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81CA1"/>
    <w:rPr>
      <w:rFonts w:ascii="Courier New" w:eastAsia="Times New Roman" w:hAnsi="Courier New" w:cs="Courier New"/>
      <w:sz w:val="20"/>
      <w:szCs w:val="20"/>
      <w:lang w:eastAsia="es-ES"/>
    </w:rPr>
  </w:style>
  <w:style w:type="character" w:customStyle="1" w:styleId="rsskip">
    <w:name w:val="rs_skip"/>
    <w:basedOn w:val="Fuentedeprrafopredeter"/>
    <w:rsid w:val="00281CA1"/>
  </w:style>
  <w:style w:type="character" w:styleId="Hipervnculo">
    <w:name w:val="Hyperlink"/>
    <w:basedOn w:val="Fuentedeprrafopredeter"/>
    <w:uiPriority w:val="99"/>
    <w:unhideWhenUsed/>
    <w:rsid w:val="00281CA1"/>
    <w:rPr>
      <w:color w:val="0000FF"/>
      <w:u w:val="single"/>
    </w:rPr>
  </w:style>
  <w:style w:type="paragraph" w:styleId="Prrafodelista">
    <w:name w:val="List Paragraph"/>
    <w:basedOn w:val="Normal"/>
    <w:uiPriority w:val="34"/>
    <w:qFormat/>
    <w:rsid w:val="00A21257"/>
    <w:pPr>
      <w:ind w:left="720"/>
      <w:contextualSpacing/>
    </w:pPr>
  </w:style>
  <w:style w:type="character" w:customStyle="1" w:styleId="Ttulo1Car">
    <w:name w:val="Título 1 Car"/>
    <w:basedOn w:val="Fuentedeprrafopredeter"/>
    <w:link w:val="Ttulo1"/>
    <w:uiPriority w:val="9"/>
    <w:rsid w:val="00A21257"/>
    <w:rPr>
      <w:rFonts w:eastAsiaTheme="majorEastAsia" w:cstheme="majorBidi"/>
      <w:caps/>
      <w:color w:val="833C0B" w:themeColor="accent2" w:themeShade="80"/>
      <w:spacing w:val="20"/>
      <w:sz w:val="28"/>
      <w:szCs w:val="28"/>
    </w:rPr>
  </w:style>
  <w:style w:type="paragraph" w:styleId="TtuloTDC">
    <w:name w:val="TOC Heading"/>
    <w:basedOn w:val="Ttulo1"/>
    <w:next w:val="Normal"/>
    <w:uiPriority w:val="39"/>
    <w:unhideWhenUsed/>
    <w:qFormat/>
    <w:rsid w:val="00A21257"/>
    <w:pPr>
      <w:outlineLvl w:val="9"/>
    </w:pPr>
  </w:style>
  <w:style w:type="paragraph" w:styleId="TDC1">
    <w:name w:val="toc 1"/>
    <w:basedOn w:val="Normal"/>
    <w:next w:val="Normal"/>
    <w:autoRedefine/>
    <w:uiPriority w:val="39"/>
    <w:unhideWhenUsed/>
    <w:rsid w:val="00DD49EE"/>
    <w:pPr>
      <w:spacing w:after="100"/>
    </w:pPr>
  </w:style>
  <w:style w:type="character" w:customStyle="1" w:styleId="Ttulo2Car">
    <w:name w:val="Título 2 Car"/>
    <w:basedOn w:val="Fuentedeprrafopredeter"/>
    <w:link w:val="Ttulo2"/>
    <w:uiPriority w:val="9"/>
    <w:rsid w:val="00A21257"/>
    <w:rPr>
      <w:caps/>
      <w:color w:val="833C0B" w:themeColor="accent2" w:themeShade="80"/>
      <w:spacing w:val="15"/>
      <w:sz w:val="24"/>
      <w:szCs w:val="24"/>
    </w:rPr>
  </w:style>
  <w:style w:type="paragraph" w:styleId="TDC2">
    <w:name w:val="toc 2"/>
    <w:basedOn w:val="Normal"/>
    <w:next w:val="Normal"/>
    <w:autoRedefine/>
    <w:uiPriority w:val="39"/>
    <w:unhideWhenUsed/>
    <w:rsid w:val="00011E66"/>
    <w:pPr>
      <w:spacing w:after="100"/>
      <w:ind w:left="220"/>
    </w:pPr>
  </w:style>
  <w:style w:type="character" w:customStyle="1" w:styleId="Ttulo3Car">
    <w:name w:val="Título 3 Car"/>
    <w:basedOn w:val="Fuentedeprrafopredeter"/>
    <w:link w:val="Ttulo3"/>
    <w:uiPriority w:val="9"/>
    <w:semiHidden/>
    <w:rsid w:val="00A21257"/>
    <w:rPr>
      <w:rFonts w:eastAsiaTheme="majorEastAsia" w:cstheme="majorBidi"/>
      <w:caps/>
      <w:color w:val="823B0B" w:themeColor="accent2" w:themeShade="7F"/>
      <w:sz w:val="24"/>
      <w:szCs w:val="24"/>
    </w:rPr>
  </w:style>
  <w:style w:type="character" w:customStyle="1" w:styleId="Ttulo4Car">
    <w:name w:val="Título 4 Car"/>
    <w:basedOn w:val="Fuentedeprrafopredeter"/>
    <w:link w:val="Ttulo4"/>
    <w:uiPriority w:val="9"/>
    <w:semiHidden/>
    <w:rsid w:val="00A21257"/>
    <w:rPr>
      <w:rFonts w:eastAsiaTheme="majorEastAsia" w:cstheme="majorBidi"/>
      <w:caps/>
      <w:color w:val="823B0B" w:themeColor="accent2" w:themeShade="7F"/>
      <w:spacing w:val="10"/>
    </w:rPr>
  </w:style>
  <w:style w:type="character" w:customStyle="1" w:styleId="Ttulo5Car">
    <w:name w:val="Título 5 Car"/>
    <w:basedOn w:val="Fuentedeprrafopredeter"/>
    <w:link w:val="Ttulo5"/>
    <w:uiPriority w:val="9"/>
    <w:semiHidden/>
    <w:rsid w:val="00A21257"/>
    <w:rPr>
      <w:rFonts w:eastAsiaTheme="majorEastAsia" w:cstheme="majorBidi"/>
      <w:caps/>
      <w:color w:val="823B0B" w:themeColor="accent2" w:themeShade="7F"/>
      <w:spacing w:val="10"/>
    </w:rPr>
  </w:style>
  <w:style w:type="character" w:customStyle="1" w:styleId="Ttulo6Car">
    <w:name w:val="Título 6 Car"/>
    <w:basedOn w:val="Fuentedeprrafopredeter"/>
    <w:link w:val="Ttulo6"/>
    <w:uiPriority w:val="9"/>
    <w:semiHidden/>
    <w:rsid w:val="00A21257"/>
    <w:rPr>
      <w:rFonts w:eastAsiaTheme="majorEastAsia" w:cstheme="majorBidi"/>
      <w:caps/>
      <w:color w:val="C45911" w:themeColor="accent2" w:themeShade="BF"/>
      <w:spacing w:val="10"/>
    </w:rPr>
  </w:style>
  <w:style w:type="character" w:customStyle="1" w:styleId="Ttulo7Car">
    <w:name w:val="Título 7 Car"/>
    <w:basedOn w:val="Fuentedeprrafopredeter"/>
    <w:link w:val="Ttulo7"/>
    <w:uiPriority w:val="9"/>
    <w:semiHidden/>
    <w:rsid w:val="00A21257"/>
    <w:rPr>
      <w:rFonts w:eastAsiaTheme="majorEastAsia" w:cstheme="majorBidi"/>
      <w:i/>
      <w:iCs/>
      <w:caps/>
      <w:color w:val="C45911" w:themeColor="accent2" w:themeShade="BF"/>
      <w:spacing w:val="10"/>
    </w:rPr>
  </w:style>
  <w:style w:type="character" w:customStyle="1" w:styleId="Ttulo8Car">
    <w:name w:val="Título 8 Car"/>
    <w:basedOn w:val="Fuentedeprrafopredeter"/>
    <w:link w:val="Ttulo8"/>
    <w:uiPriority w:val="9"/>
    <w:semiHidden/>
    <w:rsid w:val="00A21257"/>
    <w:rPr>
      <w:rFonts w:eastAsiaTheme="majorEastAsia" w:cstheme="majorBidi"/>
      <w:caps/>
      <w:spacing w:val="10"/>
      <w:sz w:val="20"/>
      <w:szCs w:val="20"/>
    </w:rPr>
  </w:style>
  <w:style w:type="character" w:customStyle="1" w:styleId="Ttulo9Car">
    <w:name w:val="Título 9 Car"/>
    <w:basedOn w:val="Fuentedeprrafopredeter"/>
    <w:link w:val="Ttulo9"/>
    <w:uiPriority w:val="9"/>
    <w:semiHidden/>
    <w:rsid w:val="00A21257"/>
    <w:rPr>
      <w:rFonts w:eastAsiaTheme="majorEastAsia" w:cstheme="majorBidi"/>
      <w:i/>
      <w:iCs/>
      <w:caps/>
      <w:spacing w:val="10"/>
      <w:sz w:val="20"/>
      <w:szCs w:val="20"/>
    </w:rPr>
  </w:style>
  <w:style w:type="paragraph" w:styleId="Descripcin">
    <w:name w:val="caption"/>
    <w:basedOn w:val="Normal"/>
    <w:next w:val="Normal"/>
    <w:uiPriority w:val="35"/>
    <w:semiHidden/>
    <w:unhideWhenUsed/>
    <w:qFormat/>
    <w:rsid w:val="00A21257"/>
    <w:rPr>
      <w:caps/>
      <w:spacing w:val="10"/>
      <w:sz w:val="18"/>
      <w:szCs w:val="18"/>
    </w:rPr>
  </w:style>
  <w:style w:type="paragraph" w:styleId="Ttulo">
    <w:name w:val="Title"/>
    <w:basedOn w:val="Normal"/>
    <w:next w:val="Normal"/>
    <w:link w:val="TtuloCar"/>
    <w:uiPriority w:val="10"/>
    <w:qFormat/>
    <w:rsid w:val="00A21257"/>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tuloCar">
    <w:name w:val="Título Car"/>
    <w:basedOn w:val="Fuentedeprrafopredeter"/>
    <w:link w:val="Ttulo"/>
    <w:uiPriority w:val="10"/>
    <w:rsid w:val="00A21257"/>
    <w:rPr>
      <w:rFonts w:eastAsiaTheme="majorEastAsia" w:cstheme="majorBidi"/>
      <w:caps/>
      <w:color w:val="833C0B" w:themeColor="accent2" w:themeShade="80"/>
      <w:spacing w:val="50"/>
      <w:sz w:val="44"/>
      <w:szCs w:val="44"/>
    </w:rPr>
  </w:style>
  <w:style w:type="paragraph" w:styleId="Subttulo">
    <w:name w:val="Subtitle"/>
    <w:basedOn w:val="Normal"/>
    <w:next w:val="Normal"/>
    <w:link w:val="SubttuloCar"/>
    <w:uiPriority w:val="11"/>
    <w:qFormat/>
    <w:rsid w:val="00A21257"/>
    <w:pPr>
      <w:spacing w:after="560" w:line="240" w:lineRule="auto"/>
      <w:jc w:val="center"/>
    </w:pPr>
    <w:rPr>
      <w:caps/>
      <w:spacing w:val="20"/>
      <w:sz w:val="18"/>
      <w:szCs w:val="18"/>
    </w:rPr>
  </w:style>
  <w:style w:type="character" w:customStyle="1" w:styleId="SubttuloCar">
    <w:name w:val="Subtítulo Car"/>
    <w:basedOn w:val="Fuentedeprrafopredeter"/>
    <w:link w:val="Subttulo"/>
    <w:uiPriority w:val="11"/>
    <w:rsid w:val="00A21257"/>
    <w:rPr>
      <w:rFonts w:eastAsiaTheme="majorEastAsia" w:cstheme="majorBidi"/>
      <w:caps/>
      <w:spacing w:val="20"/>
      <w:sz w:val="18"/>
      <w:szCs w:val="18"/>
    </w:rPr>
  </w:style>
  <w:style w:type="character" w:styleId="Fuerte">
    <w:name w:val="Strong"/>
    <w:uiPriority w:val="22"/>
    <w:qFormat/>
    <w:rsid w:val="00A21257"/>
    <w:rPr>
      <w:b/>
      <w:bCs/>
      <w:color w:val="C45911" w:themeColor="accent2" w:themeShade="BF"/>
      <w:spacing w:val="5"/>
    </w:rPr>
  </w:style>
  <w:style w:type="character" w:styleId="nfasis">
    <w:name w:val="Emphasis"/>
    <w:uiPriority w:val="20"/>
    <w:qFormat/>
    <w:rsid w:val="00A21257"/>
    <w:rPr>
      <w:caps/>
      <w:spacing w:val="5"/>
      <w:sz w:val="20"/>
      <w:szCs w:val="20"/>
    </w:rPr>
  </w:style>
  <w:style w:type="paragraph" w:styleId="Sinespaciado">
    <w:name w:val="No Spacing"/>
    <w:basedOn w:val="Normal"/>
    <w:link w:val="SinespaciadoCar"/>
    <w:uiPriority w:val="1"/>
    <w:qFormat/>
    <w:rsid w:val="00A21257"/>
    <w:pPr>
      <w:spacing w:after="0" w:line="240" w:lineRule="auto"/>
    </w:pPr>
  </w:style>
  <w:style w:type="character" w:customStyle="1" w:styleId="SinespaciadoCar">
    <w:name w:val="Sin espaciado Car"/>
    <w:basedOn w:val="Fuentedeprrafopredeter"/>
    <w:link w:val="Sinespaciado"/>
    <w:uiPriority w:val="1"/>
    <w:rsid w:val="00A21257"/>
  </w:style>
  <w:style w:type="paragraph" w:styleId="Cita">
    <w:name w:val="Quote"/>
    <w:basedOn w:val="Normal"/>
    <w:next w:val="Normal"/>
    <w:link w:val="CitaCar"/>
    <w:uiPriority w:val="29"/>
    <w:qFormat/>
    <w:rsid w:val="00A21257"/>
    <w:rPr>
      <w:i/>
      <w:iCs/>
    </w:rPr>
  </w:style>
  <w:style w:type="character" w:customStyle="1" w:styleId="CitaCar">
    <w:name w:val="Cita Car"/>
    <w:basedOn w:val="Fuentedeprrafopredeter"/>
    <w:link w:val="Cita"/>
    <w:uiPriority w:val="29"/>
    <w:rsid w:val="00A21257"/>
    <w:rPr>
      <w:rFonts w:eastAsiaTheme="majorEastAsia" w:cstheme="majorBidi"/>
      <w:i/>
      <w:iCs/>
    </w:rPr>
  </w:style>
  <w:style w:type="paragraph" w:styleId="Citadestacada">
    <w:name w:val="Intense Quote"/>
    <w:basedOn w:val="Normal"/>
    <w:next w:val="Normal"/>
    <w:link w:val="CitadestacadaCar"/>
    <w:uiPriority w:val="30"/>
    <w:qFormat/>
    <w:rsid w:val="00A21257"/>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CitadestacadaCar">
    <w:name w:val="Cita destacada Car"/>
    <w:basedOn w:val="Fuentedeprrafopredeter"/>
    <w:link w:val="Citadestacada"/>
    <w:uiPriority w:val="30"/>
    <w:rsid w:val="00A21257"/>
    <w:rPr>
      <w:rFonts w:eastAsiaTheme="majorEastAsia" w:cstheme="majorBidi"/>
      <w:caps/>
      <w:color w:val="823B0B" w:themeColor="accent2" w:themeShade="7F"/>
      <w:spacing w:val="5"/>
      <w:sz w:val="20"/>
      <w:szCs w:val="20"/>
    </w:rPr>
  </w:style>
  <w:style w:type="character" w:styleId="nfasissutil">
    <w:name w:val="Subtle Emphasis"/>
    <w:uiPriority w:val="19"/>
    <w:qFormat/>
    <w:rsid w:val="00A21257"/>
    <w:rPr>
      <w:i/>
      <w:iCs/>
    </w:rPr>
  </w:style>
  <w:style w:type="character" w:styleId="nfasisintenso">
    <w:name w:val="Intense Emphasis"/>
    <w:uiPriority w:val="21"/>
    <w:qFormat/>
    <w:rsid w:val="00A21257"/>
    <w:rPr>
      <w:i/>
      <w:iCs/>
      <w:caps/>
      <w:spacing w:val="10"/>
      <w:sz w:val="20"/>
      <w:szCs w:val="20"/>
    </w:rPr>
  </w:style>
  <w:style w:type="character" w:styleId="Referenciasutil">
    <w:name w:val="Subtle Reference"/>
    <w:basedOn w:val="Fuentedeprrafopredeter"/>
    <w:uiPriority w:val="31"/>
    <w:qFormat/>
    <w:rsid w:val="00A21257"/>
    <w:rPr>
      <w:rFonts w:asciiTheme="minorHAnsi" w:eastAsiaTheme="minorEastAsia" w:hAnsiTheme="minorHAnsi" w:cstheme="minorBidi"/>
      <w:i/>
      <w:iCs/>
      <w:color w:val="823B0B" w:themeColor="accent2" w:themeShade="7F"/>
    </w:rPr>
  </w:style>
  <w:style w:type="character" w:styleId="Referenciaintensa">
    <w:name w:val="Intense Reference"/>
    <w:uiPriority w:val="32"/>
    <w:qFormat/>
    <w:rsid w:val="00A21257"/>
    <w:rPr>
      <w:rFonts w:asciiTheme="minorHAnsi" w:eastAsiaTheme="minorEastAsia" w:hAnsiTheme="minorHAnsi" w:cstheme="minorBidi"/>
      <w:b/>
      <w:bCs/>
      <w:i/>
      <w:iCs/>
      <w:color w:val="823B0B" w:themeColor="accent2" w:themeShade="7F"/>
    </w:rPr>
  </w:style>
  <w:style w:type="character" w:styleId="Ttulodellibro">
    <w:name w:val="Book Title"/>
    <w:uiPriority w:val="33"/>
    <w:qFormat/>
    <w:rsid w:val="00A21257"/>
    <w:rPr>
      <w:caps/>
      <w:color w:val="823B0B" w:themeColor="accent2" w:themeShade="7F"/>
      <w:spacing w:val="5"/>
      <w:u w:color="823B0B" w:themeColor="accent2" w:themeShade="7F"/>
    </w:rPr>
  </w:style>
  <w:style w:type="paragraph" w:styleId="Encabezado">
    <w:name w:val="header"/>
    <w:basedOn w:val="Normal"/>
    <w:link w:val="EncabezadoCar"/>
    <w:uiPriority w:val="99"/>
    <w:unhideWhenUsed/>
    <w:rsid w:val="00E229D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229D8"/>
    <w:rPr>
      <w:lang w:val="es-ES"/>
    </w:rPr>
  </w:style>
  <w:style w:type="paragraph" w:styleId="Piedepgina">
    <w:name w:val="footer"/>
    <w:basedOn w:val="Normal"/>
    <w:link w:val="PiedepginaCar"/>
    <w:uiPriority w:val="99"/>
    <w:unhideWhenUsed/>
    <w:rsid w:val="00E229D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229D8"/>
    <w:rPr>
      <w:lang w:val="es-ES"/>
    </w:rPr>
  </w:style>
  <w:style w:type="character" w:styleId="Mencinsinresolver">
    <w:name w:val="Unresolved Mention"/>
    <w:basedOn w:val="Fuentedeprrafopredeter"/>
    <w:uiPriority w:val="99"/>
    <w:semiHidden/>
    <w:unhideWhenUsed/>
    <w:rsid w:val="00CB0169"/>
    <w:rPr>
      <w:color w:val="605E5C"/>
      <w:shd w:val="clear" w:color="auto" w:fill="E1DFDD"/>
    </w:rPr>
  </w:style>
  <w:style w:type="paragraph" w:styleId="Revisin">
    <w:name w:val="Revision"/>
    <w:hidden/>
    <w:uiPriority w:val="99"/>
    <w:semiHidden/>
    <w:rsid w:val="00F24140"/>
    <w:pPr>
      <w:spacing w:after="0" w:line="240" w:lineRule="auto"/>
    </w:pPr>
    <w:rPr>
      <w:lang w:val="es-ES"/>
    </w:rPr>
  </w:style>
  <w:style w:type="character" w:styleId="Refdecomentario">
    <w:name w:val="annotation reference"/>
    <w:basedOn w:val="Fuentedeprrafopredeter"/>
    <w:uiPriority w:val="99"/>
    <w:semiHidden/>
    <w:unhideWhenUsed/>
    <w:rsid w:val="009027CD"/>
    <w:rPr>
      <w:sz w:val="16"/>
      <w:szCs w:val="16"/>
    </w:rPr>
  </w:style>
  <w:style w:type="paragraph" w:styleId="Textocomentario">
    <w:name w:val="annotation text"/>
    <w:basedOn w:val="Normal"/>
    <w:link w:val="TextocomentarioCar"/>
    <w:uiPriority w:val="99"/>
    <w:unhideWhenUsed/>
    <w:rsid w:val="009027CD"/>
    <w:pPr>
      <w:spacing w:line="240" w:lineRule="auto"/>
    </w:pPr>
    <w:rPr>
      <w:sz w:val="20"/>
      <w:szCs w:val="20"/>
    </w:rPr>
  </w:style>
  <w:style w:type="character" w:customStyle="1" w:styleId="TextocomentarioCar">
    <w:name w:val="Texto comentario Car"/>
    <w:basedOn w:val="Fuentedeprrafopredeter"/>
    <w:link w:val="Textocomentario"/>
    <w:uiPriority w:val="99"/>
    <w:rsid w:val="009027CD"/>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9027CD"/>
    <w:rPr>
      <w:b/>
      <w:bCs/>
    </w:rPr>
  </w:style>
  <w:style w:type="character" w:customStyle="1" w:styleId="AsuntodelcomentarioCar">
    <w:name w:val="Asunto del comentario Car"/>
    <w:basedOn w:val="TextocomentarioCar"/>
    <w:link w:val="Asuntodelcomentario"/>
    <w:uiPriority w:val="99"/>
    <w:semiHidden/>
    <w:rsid w:val="009027CD"/>
    <w:rPr>
      <w:b/>
      <w:bCs/>
      <w:sz w:val="20"/>
      <w:szCs w:val="20"/>
      <w:lang w:val="es-ES"/>
    </w:rPr>
  </w:style>
  <w:style w:type="paragraph" w:styleId="NormalWeb">
    <w:name w:val="Normal (Web)"/>
    <w:basedOn w:val="Normal"/>
    <w:uiPriority w:val="99"/>
    <w:semiHidden/>
    <w:unhideWhenUsed/>
    <w:rsid w:val="00360E2D"/>
    <w:rPr>
      <w:rFonts w:ascii="Times New Roman" w:hAnsi="Times New Roman" w:cs="Times New Roman"/>
      <w:sz w:val="24"/>
      <w:szCs w:val="24"/>
    </w:rPr>
  </w:style>
  <w:style w:type="paragraph" w:customStyle="1" w:styleId="Estilo1">
    <w:name w:val="Estilo1"/>
    <w:next w:val="Normal"/>
    <w:link w:val="Estilo1Car"/>
    <w:qFormat/>
    <w:rsid w:val="00635FBC"/>
    <w:pPr>
      <w:spacing w:line="276" w:lineRule="auto"/>
      <w:jc w:val="both"/>
      <w:outlineLvl w:val="0"/>
    </w:pPr>
    <w:rPr>
      <w:rFonts w:ascii="Segoe UI Light" w:hAnsi="Segoe UI Light"/>
      <w:bCs/>
      <w:caps/>
      <w:color w:val="000000" w:themeColor="text1"/>
      <w:spacing w:val="50"/>
      <w:szCs w:val="44"/>
      <w:lang w:val="es-ES"/>
    </w:rPr>
  </w:style>
  <w:style w:type="character" w:customStyle="1" w:styleId="Estilo1Car">
    <w:name w:val="Estilo1 Car"/>
    <w:basedOn w:val="TtuloCar"/>
    <w:link w:val="Estilo1"/>
    <w:rsid w:val="00635FBC"/>
    <w:rPr>
      <w:rFonts w:ascii="Segoe UI Light" w:eastAsiaTheme="majorEastAsia" w:hAnsi="Segoe UI Light" w:cstheme="majorBidi"/>
      <w:bCs/>
      <w:caps/>
      <w:color w:val="000000" w:themeColor="text1"/>
      <w:spacing w:val="50"/>
      <w:sz w:val="44"/>
      <w:szCs w:val="4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6877">
      <w:bodyDiv w:val="1"/>
      <w:marLeft w:val="0"/>
      <w:marRight w:val="0"/>
      <w:marTop w:val="0"/>
      <w:marBottom w:val="0"/>
      <w:divBdr>
        <w:top w:val="none" w:sz="0" w:space="0" w:color="auto"/>
        <w:left w:val="none" w:sz="0" w:space="0" w:color="auto"/>
        <w:bottom w:val="none" w:sz="0" w:space="0" w:color="auto"/>
        <w:right w:val="none" w:sz="0" w:space="0" w:color="auto"/>
      </w:divBdr>
    </w:div>
    <w:div w:id="84956964">
      <w:bodyDiv w:val="1"/>
      <w:marLeft w:val="0"/>
      <w:marRight w:val="0"/>
      <w:marTop w:val="0"/>
      <w:marBottom w:val="0"/>
      <w:divBdr>
        <w:top w:val="none" w:sz="0" w:space="0" w:color="auto"/>
        <w:left w:val="none" w:sz="0" w:space="0" w:color="auto"/>
        <w:bottom w:val="none" w:sz="0" w:space="0" w:color="auto"/>
        <w:right w:val="none" w:sz="0" w:space="0" w:color="auto"/>
      </w:divBdr>
    </w:div>
    <w:div w:id="286357044">
      <w:bodyDiv w:val="1"/>
      <w:marLeft w:val="0"/>
      <w:marRight w:val="0"/>
      <w:marTop w:val="0"/>
      <w:marBottom w:val="0"/>
      <w:divBdr>
        <w:top w:val="none" w:sz="0" w:space="0" w:color="auto"/>
        <w:left w:val="none" w:sz="0" w:space="0" w:color="auto"/>
        <w:bottom w:val="none" w:sz="0" w:space="0" w:color="auto"/>
        <w:right w:val="none" w:sz="0" w:space="0" w:color="auto"/>
      </w:divBdr>
    </w:div>
    <w:div w:id="332342984">
      <w:bodyDiv w:val="1"/>
      <w:marLeft w:val="0"/>
      <w:marRight w:val="0"/>
      <w:marTop w:val="0"/>
      <w:marBottom w:val="0"/>
      <w:divBdr>
        <w:top w:val="none" w:sz="0" w:space="0" w:color="auto"/>
        <w:left w:val="none" w:sz="0" w:space="0" w:color="auto"/>
        <w:bottom w:val="none" w:sz="0" w:space="0" w:color="auto"/>
        <w:right w:val="none" w:sz="0" w:space="0" w:color="auto"/>
      </w:divBdr>
    </w:div>
    <w:div w:id="454375240">
      <w:bodyDiv w:val="1"/>
      <w:marLeft w:val="0"/>
      <w:marRight w:val="0"/>
      <w:marTop w:val="0"/>
      <w:marBottom w:val="0"/>
      <w:divBdr>
        <w:top w:val="none" w:sz="0" w:space="0" w:color="auto"/>
        <w:left w:val="none" w:sz="0" w:space="0" w:color="auto"/>
        <w:bottom w:val="none" w:sz="0" w:space="0" w:color="auto"/>
        <w:right w:val="none" w:sz="0" w:space="0" w:color="auto"/>
      </w:divBdr>
    </w:div>
    <w:div w:id="605698185">
      <w:bodyDiv w:val="1"/>
      <w:marLeft w:val="0"/>
      <w:marRight w:val="0"/>
      <w:marTop w:val="0"/>
      <w:marBottom w:val="0"/>
      <w:divBdr>
        <w:top w:val="none" w:sz="0" w:space="0" w:color="auto"/>
        <w:left w:val="none" w:sz="0" w:space="0" w:color="auto"/>
        <w:bottom w:val="none" w:sz="0" w:space="0" w:color="auto"/>
        <w:right w:val="none" w:sz="0" w:space="0" w:color="auto"/>
      </w:divBdr>
    </w:div>
    <w:div w:id="629870107">
      <w:bodyDiv w:val="1"/>
      <w:marLeft w:val="0"/>
      <w:marRight w:val="0"/>
      <w:marTop w:val="0"/>
      <w:marBottom w:val="0"/>
      <w:divBdr>
        <w:top w:val="none" w:sz="0" w:space="0" w:color="auto"/>
        <w:left w:val="none" w:sz="0" w:space="0" w:color="auto"/>
        <w:bottom w:val="none" w:sz="0" w:space="0" w:color="auto"/>
        <w:right w:val="none" w:sz="0" w:space="0" w:color="auto"/>
      </w:divBdr>
    </w:div>
    <w:div w:id="671025696">
      <w:bodyDiv w:val="1"/>
      <w:marLeft w:val="0"/>
      <w:marRight w:val="0"/>
      <w:marTop w:val="0"/>
      <w:marBottom w:val="0"/>
      <w:divBdr>
        <w:top w:val="none" w:sz="0" w:space="0" w:color="auto"/>
        <w:left w:val="none" w:sz="0" w:space="0" w:color="auto"/>
        <w:bottom w:val="none" w:sz="0" w:space="0" w:color="auto"/>
        <w:right w:val="none" w:sz="0" w:space="0" w:color="auto"/>
      </w:divBdr>
    </w:div>
    <w:div w:id="695080996">
      <w:bodyDiv w:val="1"/>
      <w:marLeft w:val="0"/>
      <w:marRight w:val="0"/>
      <w:marTop w:val="0"/>
      <w:marBottom w:val="0"/>
      <w:divBdr>
        <w:top w:val="none" w:sz="0" w:space="0" w:color="auto"/>
        <w:left w:val="none" w:sz="0" w:space="0" w:color="auto"/>
        <w:bottom w:val="none" w:sz="0" w:space="0" w:color="auto"/>
        <w:right w:val="none" w:sz="0" w:space="0" w:color="auto"/>
      </w:divBdr>
    </w:div>
    <w:div w:id="738867721">
      <w:bodyDiv w:val="1"/>
      <w:marLeft w:val="0"/>
      <w:marRight w:val="0"/>
      <w:marTop w:val="0"/>
      <w:marBottom w:val="0"/>
      <w:divBdr>
        <w:top w:val="none" w:sz="0" w:space="0" w:color="auto"/>
        <w:left w:val="none" w:sz="0" w:space="0" w:color="auto"/>
        <w:bottom w:val="none" w:sz="0" w:space="0" w:color="auto"/>
        <w:right w:val="none" w:sz="0" w:space="0" w:color="auto"/>
      </w:divBdr>
    </w:div>
    <w:div w:id="742877124">
      <w:bodyDiv w:val="1"/>
      <w:marLeft w:val="0"/>
      <w:marRight w:val="0"/>
      <w:marTop w:val="0"/>
      <w:marBottom w:val="0"/>
      <w:divBdr>
        <w:top w:val="none" w:sz="0" w:space="0" w:color="auto"/>
        <w:left w:val="none" w:sz="0" w:space="0" w:color="auto"/>
        <w:bottom w:val="none" w:sz="0" w:space="0" w:color="auto"/>
        <w:right w:val="none" w:sz="0" w:space="0" w:color="auto"/>
      </w:divBdr>
    </w:div>
    <w:div w:id="832723952">
      <w:bodyDiv w:val="1"/>
      <w:marLeft w:val="0"/>
      <w:marRight w:val="0"/>
      <w:marTop w:val="0"/>
      <w:marBottom w:val="0"/>
      <w:divBdr>
        <w:top w:val="none" w:sz="0" w:space="0" w:color="auto"/>
        <w:left w:val="none" w:sz="0" w:space="0" w:color="auto"/>
        <w:bottom w:val="none" w:sz="0" w:space="0" w:color="auto"/>
        <w:right w:val="none" w:sz="0" w:space="0" w:color="auto"/>
      </w:divBdr>
      <w:divsChild>
        <w:div w:id="1117485716">
          <w:marLeft w:val="547"/>
          <w:marRight w:val="0"/>
          <w:marTop w:val="0"/>
          <w:marBottom w:val="0"/>
          <w:divBdr>
            <w:top w:val="none" w:sz="0" w:space="0" w:color="auto"/>
            <w:left w:val="none" w:sz="0" w:space="0" w:color="auto"/>
            <w:bottom w:val="none" w:sz="0" w:space="0" w:color="auto"/>
            <w:right w:val="none" w:sz="0" w:space="0" w:color="auto"/>
          </w:divBdr>
        </w:div>
      </w:divsChild>
    </w:div>
    <w:div w:id="849176273">
      <w:bodyDiv w:val="1"/>
      <w:marLeft w:val="0"/>
      <w:marRight w:val="0"/>
      <w:marTop w:val="0"/>
      <w:marBottom w:val="0"/>
      <w:divBdr>
        <w:top w:val="none" w:sz="0" w:space="0" w:color="auto"/>
        <w:left w:val="none" w:sz="0" w:space="0" w:color="auto"/>
        <w:bottom w:val="none" w:sz="0" w:space="0" w:color="auto"/>
        <w:right w:val="none" w:sz="0" w:space="0" w:color="auto"/>
      </w:divBdr>
    </w:div>
    <w:div w:id="980815998">
      <w:bodyDiv w:val="1"/>
      <w:marLeft w:val="0"/>
      <w:marRight w:val="0"/>
      <w:marTop w:val="0"/>
      <w:marBottom w:val="0"/>
      <w:divBdr>
        <w:top w:val="none" w:sz="0" w:space="0" w:color="auto"/>
        <w:left w:val="none" w:sz="0" w:space="0" w:color="auto"/>
        <w:bottom w:val="none" w:sz="0" w:space="0" w:color="auto"/>
        <w:right w:val="none" w:sz="0" w:space="0" w:color="auto"/>
      </w:divBdr>
    </w:div>
    <w:div w:id="1065565269">
      <w:bodyDiv w:val="1"/>
      <w:marLeft w:val="0"/>
      <w:marRight w:val="0"/>
      <w:marTop w:val="0"/>
      <w:marBottom w:val="0"/>
      <w:divBdr>
        <w:top w:val="none" w:sz="0" w:space="0" w:color="auto"/>
        <w:left w:val="none" w:sz="0" w:space="0" w:color="auto"/>
        <w:bottom w:val="none" w:sz="0" w:space="0" w:color="auto"/>
        <w:right w:val="none" w:sz="0" w:space="0" w:color="auto"/>
      </w:divBdr>
    </w:div>
    <w:div w:id="1172523263">
      <w:bodyDiv w:val="1"/>
      <w:marLeft w:val="0"/>
      <w:marRight w:val="0"/>
      <w:marTop w:val="0"/>
      <w:marBottom w:val="0"/>
      <w:divBdr>
        <w:top w:val="none" w:sz="0" w:space="0" w:color="auto"/>
        <w:left w:val="none" w:sz="0" w:space="0" w:color="auto"/>
        <w:bottom w:val="none" w:sz="0" w:space="0" w:color="auto"/>
        <w:right w:val="none" w:sz="0" w:space="0" w:color="auto"/>
      </w:divBdr>
    </w:div>
    <w:div w:id="1204631414">
      <w:bodyDiv w:val="1"/>
      <w:marLeft w:val="0"/>
      <w:marRight w:val="0"/>
      <w:marTop w:val="0"/>
      <w:marBottom w:val="0"/>
      <w:divBdr>
        <w:top w:val="none" w:sz="0" w:space="0" w:color="auto"/>
        <w:left w:val="none" w:sz="0" w:space="0" w:color="auto"/>
        <w:bottom w:val="none" w:sz="0" w:space="0" w:color="auto"/>
        <w:right w:val="none" w:sz="0" w:space="0" w:color="auto"/>
      </w:divBdr>
      <w:divsChild>
        <w:div w:id="1601600916">
          <w:marLeft w:val="0"/>
          <w:marRight w:val="0"/>
          <w:marTop w:val="0"/>
          <w:marBottom w:val="0"/>
          <w:divBdr>
            <w:top w:val="none" w:sz="0" w:space="0" w:color="auto"/>
            <w:left w:val="none" w:sz="0" w:space="0" w:color="auto"/>
            <w:bottom w:val="none" w:sz="0" w:space="0" w:color="auto"/>
            <w:right w:val="none" w:sz="0" w:space="0" w:color="auto"/>
          </w:divBdr>
        </w:div>
        <w:div w:id="1735934740">
          <w:marLeft w:val="0"/>
          <w:marRight w:val="0"/>
          <w:marTop w:val="0"/>
          <w:marBottom w:val="0"/>
          <w:divBdr>
            <w:top w:val="none" w:sz="0" w:space="0" w:color="auto"/>
            <w:left w:val="none" w:sz="0" w:space="0" w:color="auto"/>
            <w:bottom w:val="none" w:sz="0" w:space="0" w:color="auto"/>
            <w:right w:val="none" w:sz="0" w:space="0" w:color="auto"/>
          </w:divBdr>
        </w:div>
      </w:divsChild>
    </w:div>
    <w:div w:id="1266499206">
      <w:bodyDiv w:val="1"/>
      <w:marLeft w:val="0"/>
      <w:marRight w:val="0"/>
      <w:marTop w:val="0"/>
      <w:marBottom w:val="0"/>
      <w:divBdr>
        <w:top w:val="none" w:sz="0" w:space="0" w:color="auto"/>
        <w:left w:val="none" w:sz="0" w:space="0" w:color="auto"/>
        <w:bottom w:val="none" w:sz="0" w:space="0" w:color="auto"/>
        <w:right w:val="none" w:sz="0" w:space="0" w:color="auto"/>
      </w:divBdr>
    </w:div>
    <w:div w:id="1304505550">
      <w:bodyDiv w:val="1"/>
      <w:marLeft w:val="0"/>
      <w:marRight w:val="0"/>
      <w:marTop w:val="0"/>
      <w:marBottom w:val="0"/>
      <w:divBdr>
        <w:top w:val="none" w:sz="0" w:space="0" w:color="auto"/>
        <w:left w:val="none" w:sz="0" w:space="0" w:color="auto"/>
        <w:bottom w:val="none" w:sz="0" w:space="0" w:color="auto"/>
        <w:right w:val="none" w:sz="0" w:space="0" w:color="auto"/>
      </w:divBdr>
    </w:div>
    <w:div w:id="1361542736">
      <w:bodyDiv w:val="1"/>
      <w:marLeft w:val="0"/>
      <w:marRight w:val="0"/>
      <w:marTop w:val="0"/>
      <w:marBottom w:val="0"/>
      <w:divBdr>
        <w:top w:val="none" w:sz="0" w:space="0" w:color="auto"/>
        <w:left w:val="none" w:sz="0" w:space="0" w:color="auto"/>
        <w:bottom w:val="none" w:sz="0" w:space="0" w:color="auto"/>
        <w:right w:val="none" w:sz="0" w:space="0" w:color="auto"/>
      </w:divBdr>
    </w:div>
    <w:div w:id="1448232789">
      <w:bodyDiv w:val="1"/>
      <w:marLeft w:val="0"/>
      <w:marRight w:val="0"/>
      <w:marTop w:val="0"/>
      <w:marBottom w:val="0"/>
      <w:divBdr>
        <w:top w:val="none" w:sz="0" w:space="0" w:color="auto"/>
        <w:left w:val="none" w:sz="0" w:space="0" w:color="auto"/>
        <w:bottom w:val="none" w:sz="0" w:space="0" w:color="auto"/>
        <w:right w:val="none" w:sz="0" w:space="0" w:color="auto"/>
      </w:divBdr>
    </w:div>
    <w:div w:id="1493452689">
      <w:bodyDiv w:val="1"/>
      <w:marLeft w:val="0"/>
      <w:marRight w:val="0"/>
      <w:marTop w:val="0"/>
      <w:marBottom w:val="0"/>
      <w:divBdr>
        <w:top w:val="none" w:sz="0" w:space="0" w:color="auto"/>
        <w:left w:val="none" w:sz="0" w:space="0" w:color="auto"/>
        <w:bottom w:val="none" w:sz="0" w:space="0" w:color="auto"/>
        <w:right w:val="none" w:sz="0" w:space="0" w:color="auto"/>
      </w:divBdr>
      <w:divsChild>
        <w:div w:id="920793300">
          <w:marLeft w:val="547"/>
          <w:marRight w:val="0"/>
          <w:marTop w:val="0"/>
          <w:marBottom w:val="0"/>
          <w:divBdr>
            <w:top w:val="none" w:sz="0" w:space="0" w:color="auto"/>
            <w:left w:val="none" w:sz="0" w:space="0" w:color="auto"/>
            <w:bottom w:val="none" w:sz="0" w:space="0" w:color="auto"/>
            <w:right w:val="none" w:sz="0" w:space="0" w:color="auto"/>
          </w:divBdr>
        </w:div>
      </w:divsChild>
    </w:div>
    <w:div w:id="1566456259">
      <w:bodyDiv w:val="1"/>
      <w:marLeft w:val="0"/>
      <w:marRight w:val="0"/>
      <w:marTop w:val="0"/>
      <w:marBottom w:val="0"/>
      <w:divBdr>
        <w:top w:val="none" w:sz="0" w:space="0" w:color="auto"/>
        <w:left w:val="none" w:sz="0" w:space="0" w:color="auto"/>
        <w:bottom w:val="none" w:sz="0" w:space="0" w:color="auto"/>
        <w:right w:val="none" w:sz="0" w:space="0" w:color="auto"/>
      </w:divBdr>
    </w:div>
    <w:div w:id="1645235702">
      <w:bodyDiv w:val="1"/>
      <w:marLeft w:val="0"/>
      <w:marRight w:val="0"/>
      <w:marTop w:val="0"/>
      <w:marBottom w:val="0"/>
      <w:divBdr>
        <w:top w:val="none" w:sz="0" w:space="0" w:color="auto"/>
        <w:left w:val="none" w:sz="0" w:space="0" w:color="auto"/>
        <w:bottom w:val="none" w:sz="0" w:space="0" w:color="auto"/>
        <w:right w:val="none" w:sz="0" w:space="0" w:color="auto"/>
      </w:divBdr>
      <w:divsChild>
        <w:div w:id="1362626997">
          <w:marLeft w:val="547"/>
          <w:marRight w:val="0"/>
          <w:marTop w:val="0"/>
          <w:marBottom w:val="0"/>
          <w:divBdr>
            <w:top w:val="none" w:sz="0" w:space="0" w:color="auto"/>
            <w:left w:val="none" w:sz="0" w:space="0" w:color="auto"/>
            <w:bottom w:val="none" w:sz="0" w:space="0" w:color="auto"/>
            <w:right w:val="none" w:sz="0" w:space="0" w:color="auto"/>
          </w:divBdr>
        </w:div>
      </w:divsChild>
    </w:div>
    <w:div w:id="1797601317">
      <w:bodyDiv w:val="1"/>
      <w:marLeft w:val="0"/>
      <w:marRight w:val="0"/>
      <w:marTop w:val="0"/>
      <w:marBottom w:val="0"/>
      <w:divBdr>
        <w:top w:val="none" w:sz="0" w:space="0" w:color="auto"/>
        <w:left w:val="none" w:sz="0" w:space="0" w:color="auto"/>
        <w:bottom w:val="none" w:sz="0" w:space="0" w:color="auto"/>
        <w:right w:val="none" w:sz="0" w:space="0" w:color="auto"/>
      </w:divBdr>
    </w:div>
    <w:div w:id="1917129561">
      <w:bodyDiv w:val="1"/>
      <w:marLeft w:val="0"/>
      <w:marRight w:val="0"/>
      <w:marTop w:val="0"/>
      <w:marBottom w:val="0"/>
      <w:divBdr>
        <w:top w:val="none" w:sz="0" w:space="0" w:color="auto"/>
        <w:left w:val="none" w:sz="0" w:space="0" w:color="auto"/>
        <w:bottom w:val="none" w:sz="0" w:space="0" w:color="auto"/>
        <w:right w:val="none" w:sz="0" w:space="0" w:color="auto"/>
      </w:divBdr>
    </w:div>
    <w:div w:id="214245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EC9569C17947949165B82462CC4B69"/>
        <w:category>
          <w:name w:val="General"/>
          <w:gallery w:val="placeholder"/>
        </w:category>
        <w:types>
          <w:type w:val="bbPlcHdr"/>
        </w:types>
        <w:behaviors>
          <w:behavior w:val="content"/>
        </w:behaviors>
        <w:guid w:val="{E2AB9DC3-CBF0-4A19-9FB6-6A41CCB7FF0A}"/>
      </w:docPartPr>
      <w:docPartBody>
        <w:p w:rsidR="0055285A" w:rsidRDefault="0055285A" w:rsidP="0055285A">
          <w:pPr>
            <w:pStyle w:val="83EC9569C17947949165B82462CC4B69"/>
          </w:pPr>
          <w:r>
            <w:rPr>
              <w:sz w:val="96"/>
              <w:szCs w:val="96"/>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55285A"/>
    <w:rsid w:val="0000013B"/>
    <w:rsid w:val="00012635"/>
    <w:rsid w:val="000268F4"/>
    <w:rsid w:val="000B0250"/>
    <w:rsid w:val="000D13B1"/>
    <w:rsid w:val="000D441A"/>
    <w:rsid w:val="000D7888"/>
    <w:rsid w:val="001030B3"/>
    <w:rsid w:val="0010540E"/>
    <w:rsid w:val="0013634F"/>
    <w:rsid w:val="0015372A"/>
    <w:rsid w:val="00174893"/>
    <w:rsid w:val="001B49CB"/>
    <w:rsid w:val="001D6179"/>
    <w:rsid w:val="002049F8"/>
    <w:rsid w:val="0021350A"/>
    <w:rsid w:val="00240F6D"/>
    <w:rsid w:val="002510A8"/>
    <w:rsid w:val="00251BE4"/>
    <w:rsid w:val="0026684D"/>
    <w:rsid w:val="002720A7"/>
    <w:rsid w:val="002A0584"/>
    <w:rsid w:val="002D526F"/>
    <w:rsid w:val="002F7048"/>
    <w:rsid w:val="00316245"/>
    <w:rsid w:val="00344A1A"/>
    <w:rsid w:val="00347DBE"/>
    <w:rsid w:val="00386194"/>
    <w:rsid w:val="00391A58"/>
    <w:rsid w:val="0039415C"/>
    <w:rsid w:val="003E1B90"/>
    <w:rsid w:val="004103D0"/>
    <w:rsid w:val="00413B3C"/>
    <w:rsid w:val="0043342C"/>
    <w:rsid w:val="004336BB"/>
    <w:rsid w:val="004665F7"/>
    <w:rsid w:val="00472E08"/>
    <w:rsid w:val="00493544"/>
    <w:rsid w:val="004B7878"/>
    <w:rsid w:val="004C58F9"/>
    <w:rsid w:val="004C6224"/>
    <w:rsid w:val="005204C8"/>
    <w:rsid w:val="00527932"/>
    <w:rsid w:val="00535C9E"/>
    <w:rsid w:val="005511E2"/>
    <w:rsid w:val="0055285A"/>
    <w:rsid w:val="005530C5"/>
    <w:rsid w:val="00565183"/>
    <w:rsid w:val="00566CF5"/>
    <w:rsid w:val="005C2D92"/>
    <w:rsid w:val="005D514E"/>
    <w:rsid w:val="00604E02"/>
    <w:rsid w:val="006051EB"/>
    <w:rsid w:val="00605EF1"/>
    <w:rsid w:val="006A402B"/>
    <w:rsid w:val="006B5DB5"/>
    <w:rsid w:val="006D27DF"/>
    <w:rsid w:val="00724A67"/>
    <w:rsid w:val="00734791"/>
    <w:rsid w:val="00741A0D"/>
    <w:rsid w:val="00764A07"/>
    <w:rsid w:val="00797107"/>
    <w:rsid w:val="007A5BB9"/>
    <w:rsid w:val="007D141A"/>
    <w:rsid w:val="007F02F4"/>
    <w:rsid w:val="00804C83"/>
    <w:rsid w:val="0080719F"/>
    <w:rsid w:val="0081251C"/>
    <w:rsid w:val="00822748"/>
    <w:rsid w:val="008370FB"/>
    <w:rsid w:val="00881036"/>
    <w:rsid w:val="009041AB"/>
    <w:rsid w:val="009333E9"/>
    <w:rsid w:val="009422E6"/>
    <w:rsid w:val="00954FB0"/>
    <w:rsid w:val="009D4624"/>
    <w:rsid w:val="009E45DB"/>
    <w:rsid w:val="00A02838"/>
    <w:rsid w:val="00A73771"/>
    <w:rsid w:val="00AC7D03"/>
    <w:rsid w:val="00B123ED"/>
    <w:rsid w:val="00B73841"/>
    <w:rsid w:val="00B93C0D"/>
    <w:rsid w:val="00BC1B50"/>
    <w:rsid w:val="00BF0ECF"/>
    <w:rsid w:val="00C33A5A"/>
    <w:rsid w:val="00C47A37"/>
    <w:rsid w:val="00C6714D"/>
    <w:rsid w:val="00C705C8"/>
    <w:rsid w:val="00C941DB"/>
    <w:rsid w:val="00CA2071"/>
    <w:rsid w:val="00CD1021"/>
    <w:rsid w:val="00CE67AD"/>
    <w:rsid w:val="00D14143"/>
    <w:rsid w:val="00D25234"/>
    <w:rsid w:val="00D53A22"/>
    <w:rsid w:val="00D61852"/>
    <w:rsid w:val="00D91BAF"/>
    <w:rsid w:val="00E279A7"/>
    <w:rsid w:val="00E5296F"/>
    <w:rsid w:val="00EB6612"/>
    <w:rsid w:val="00ED6C2B"/>
    <w:rsid w:val="00EE1FC4"/>
    <w:rsid w:val="00FA28CC"/>
    <w:rsid w:val="00FC3CC2"/>
    <w:rsid w:val="00FD12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3EC9569C17947949165B82462CC4B69">
    <w:name w:val="83EC9569C17947949165B82462CC4B69"/>
    <w:rsid w:val="005528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08B91B-06EC-43E9-B04D-85D0CAB48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12</Pages>
  <Words>1540</Words>
  <Characters>8475</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MANUAL USO APLICATIVO UST Acumulado</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USO APLICATIVO UST Acumulado</dc:title>
  <dc:subject>Actualización para series Año 2026</dc:subject>
  <dc:creator>Diana Paredes</dc:creator>
  <cp:lastModifiedBy>Rolando Andrés Cifuentes Cid</cp:lastModifiedBy>
  <cp:revision>89</cp:revision>
  <cp:lastPrinted>2025-06-09T15:56:00Z</cp:lastPrinted>
  <dcterms:created xsi:type="dcterms:W3CDTF">2026-07-07T14:39:00Z</dcterms:created>
  <dcterms:modified xsi:type="dcterms:W3CDTF">2026-07-08T20:52:00Z</dcterms:modified>
</cp:coreProperties>
</file>